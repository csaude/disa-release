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Calibri" w:cs="Calibri" w:eastAsia="Calibri" w:hAnsi="Calibri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1016000" cy="1073150"/>
            <wp:effectExtent b="0" l="0" r="0" t="0"/>
            <wp:docPr id="1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107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44"/>
          <w:szCs w:val="44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1689100" cy="1079500"/>
            <wp:effectExtent b="0" l="0" r="0" t="0"/>
            <wp:docPr descr="C:\Users\amrita.costa\Pictures\PEPFAR MOZAMBIQUE Flag_BLUE.png" id="119" name="image15.png"/>
            <a:graphic>
              <a:graphicData uri="http://schemas.openxmlformats.org/drawingml/2006/picture">
                <pic:pic>
                  <pic:nvPicPr>
                    <pic:cNvPr descr="C:\Users\amrita.costa\Pictures\PEPFAR MOZAMBIQUE Flag_BLUE.png"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Interoperabilidade DISA-SESP:</w:t>
      </w:r>
    </w:p>
    <w:p w:rsidR="00000000" w:rsidDel="00000000" w:rsidP="00000000" w:rsidRDefault="00000000" w:rsidRPr="00000000" w14:paraId="00000007">
      <w:pPr>
        <w:pStyle w:val="Title"/>
        <w:ind w:left="-2" w:firstLine="0"/>
        <w:jc w:val="center"/>
        <w:rPr>
          <w:rFonts w:ascii="Calibri" w:cs="Calibri" w:eastAsia="Calibri" w:hAnsi="Calibri"/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rtl w:val="0"/>
        </w:rPr>
        <w:t xml:space="preserve">Manual de Instalação do Módulo DISA no SESP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Procedimentos Operacionais Padrão (POP)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  <w:t xml:space="preserve">Versão 1.</w:t>
      </w:r>
      <w:sdt>
        <w:sdtPr>
          <w:tag w:val="goog_rdk_0"/>
        </w:sdtPr>
        <w:sdtContent>
          <w:ins w:author="Vidhi Lalitchandre" w:id="0" w:date="2024-06-06T09:13:20Z">
            <w:r w:rsidDel="00000000" w:rsidR="00000000" w:rsidRPr="00000000">
              <w:rPr>
                <w:rtl w:val="0"/>
              </w:rPr>
              <w:t xml:space="preserve">8</w:t>
            </w:r>
          </w:ins>
        </w:sdtContent>
      </w:sdt>
      <w:sdt>
        <w:sdtPr>
          <w:tag w:val="goog_rdk_1"/>
        </w:sdtPr>
        <w:sdtContent>
          <w:del w:author="Vidhi Lalitchandre" w:id="0" w:date="2024-06-06T09:13:20Z">
            <w:r w:rsidDel="00000000" w:rsidR="00000000" w:rsidRPr="00000000">
              <w:rPr>
                <w:rtl w:val="0"/>
              </w:rPr>
              <w:delText xml:space="preserve">7</w:delText>
            </w:r>
          </w:del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  <w:t xml:space="preserve">Maputo, </w:t>
      </w:r>
      <w:sdt>
        <w:sdtPr>
          <w:tag w:val="goog_rdk_2"/>
        </w:sdtPr>
        <w:sdtContent>
          <w:ins w:author="Vidhi Lalitchandre" w:id="1" w:date="2024-06-06T09:13:27Z">
            <w:r w:rsidDel="00000000" w:rsidR="00000000" w:rsidRPr="00000000">
              <w:rPr>
                <w:rtl w:val="0"/>
              </w:rPr>
              <w:t xml:space="preserve">Junho</w:t>
            </w:r>
          </w:ins>
        </w:sdtContent>
      </w:sdt>
      <w:sdt>
        <w:sdtPr>
          <w:tag w:val="goog_rdk_3"/>
        </w:sdtPr>
        <w:sdtContent>
          <w:del w:author="Vidhi Lalitchandre" w:id="1" w:date="2024-06-06T09:13:27Z">
            <w:r w:rsidDel="00000000" w:rsidR="00000000" w:rsidRPr="00000000">
              <w:rPr>
                <w:rtl w:val="0"/>
              </w:rPr>
              <w:delText xml:space="preserve">Março</w:delText>
            </w:r>
          </w:del>
        </w:sdtContent>
      </w:sdt>
      <w:r w:rsidDel="00000000" w:rsidR="00000000" w:rsidRPr="00000000">
        <w:rPr>
          <w:rtl w:val="0"/>
        </w:rPr>
        <w:t xml:space="preserve"> de 2024</w:t>
      </w:r>
    </w:p>
    <w:p w:rsidR="00000000" w:rsidDel="00000000" w:rsidP="00000000" w:rsidRDefault="00000000" w:rsidRPr="00000000" w14:paraId="00000013">
      <w:pPr>
        <w:jc w:val="center"/>
        <w:rPr/>
        <w:sectPr>
          <w:footerReference r:id="rId11" w:type="default"/>
          <w:pgSz w:h="16834" w:w="11909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/>
        <w:drawing>
          <wp:inline distB="114300" distT="114300" distL="114300" distR="114300">
            <wp:extent cx="1322550" cy="531975"/>
            <wp:effectExtent b="0" l="0" r="0" t="0"/>
            <wp:docPr id="11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2550" cy="53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Histórico de Versões</w:t>
      </w:r>
    </w:p>
    <w:tbl>
      <w:tblPr>
        <w:tblStyle w:val="Table1"/>
        <w:tblW w:w="949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60"/>
        <w:gridCol w:w="1170"/>
        <w:gridCol w:w="4350"/>
        <w:gridCol w:w="2115"/>
        <w:tblGridChange w:id="0">
          <w:tblGrid>
            <w:gridCol w:w="1860"/>
            <w:gridCol w:w="1170"/>
            <w:gridCol w:w="4350"/>
            <w:gridCol w:w="211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shd w:fill="9cc3e5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</w:t>
            </w:r>
          </w:p>
        </w:tc>
        <w:tc>
          <w:tcPr>
            <w:shd w:fill="9cc3e5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Versão</w:t>
            </w:r>
          </w:p>
        </w:tc>
        <w:tc>
          <w:tcPr>
            <w:shd w:fill="9cc3e5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  <w:tc>
          <w:tcPr>
            <w:shd w:fill="9cc3e5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08 Jun 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spacing w:after="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Criação do documento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Equipe FGH e ICAP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22-Ago 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spacing w:after="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-Revisão por ICAP.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Equipe ICAP e FGH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11-Jan 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spacing w:after="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Adicionada a configuração de província e configuração para privilégios da Função de Gestor de Laboratório.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Equipe FGH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13-Mar-2023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spacing w:after="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-Adicionadas instruções para habilitar logs do módulo HL7 message builder</w:t>
            </w:r>
          </w:p>
          <w:p w:rsidR="00000000" w:rsidDel="00000000" w:rsidP="00000000" w:rsidRDefault="00000000" w:rsidRPr="00000000" w14:paraId="00000029">
            <w:pPr>
              <w:spacing w:after="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-Alterada url do DISA API</w:t>
            </w:r>
          </w:p>
          <w:p w:rsidR="00000000" w:rsidDel="00000000" w:rsidP="00000000" w:rsidRDefault="00000000" w:rsidRPr="00000000" w14:paraId="0000002A">
            <w:pPr>
              <w:spacing w:after="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-Corrigida a classe de agendamento do módulo HL7messagebuilder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Equipe FGH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20-Jun-2023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spacing w:after="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-Instalação e configurações da aplicação HL7</w:t>
            </w:r>
          </w:p>
          <w:p w:rsidR="00000000" w:rsidDel="00000000" w:rsidP="00000000" w:rsidRDefault="00000000" w:rsidRPr="00000000" w14:paraId="0000002F">
            <w:pPr>
              <w:spacing w:after="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-Instruções incluídas para HL7 automaticamente descarregar no DisaLink </w:t>
            </w:r>
          </w:p>
          <w:p w:rsidR="00000000" w:rsidDel="00000000" w:rsidP="00000000" w:rsidRDefault="00000000" w:rsidRPr="00000000" w14:paraId="00000030">
            <w:pPr>
              <w:spacing w:after="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-Removida a parte de HL7 pesquisa</w:t>
            </w:r>
          </w:p>
          <w:p w:rsidR="00000000" w:rsidDel="00000000" w:rsidP="00000000" w:rsidRDefault="00000000" w:rsidRPr="00000000" w14:paraId="00000031">
            <w:pPr>
              <w:spacing w:after="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-Restart necessário após configuração de credenciais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CSaúde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20-Set-2023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spacing w:after="0" w:line="240" w:lineRule="auto"/>
              <w:ind w:lef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-Global_properties já não devem ser removidas antes da instalação da nova versão</w:t>
            </w:r>
          </w:p>
          <w:p w:rsidR="00000000" w:rsidDel="00000000" w:rsidP="00000000" w:rsidRDefault="00000000" w:rsidRPr="00000000" w14:paraId="00000036">
            <w:pPr>
              <w:spacing w:after="0" w:line="240" w:lineRule="auto"/>
              <w:ind w:lef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-Não é mais necessário re-iniciar o OpenMRS após alteração global_properties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CSaúde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04-Dec-2023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spacing w:after="0" w:line="240" w:lineRule="auto"/>
              <w:ind w:lef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-Remoção das propriedades disa.api.username e disa.api.password na entidade global_property usadas pelo módulo disa na autenticação com o staging server</w:t>
            </w:r>
          </w:p>
          <w:p w:rsidR="00000000" w:rsidDel="00000000" w:rsidP="00000000" w:rsidRDefault="00000000" w:rsidRPr="00000000" w14:paraId="0000003B">
            <w:pPr>
              <w:spacing w:after="0" w:line="240" w:lineRule="auto"/>
              <w:ind w:lef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-Autenticação ao servidor disa via variáveis de ambiente configuradas no docker-compose.yml</w:t>
            </w:r>
          </w:p>
          <w:p w:rsidR="00000000" w:rsidDel="00000000" w:rsidP="00000000" w:rsidRDefault="00000000" w:rsidRPr="00000000" w14:paraId="0000003C">
            <w:pPr>
              <w:spacing w:after="0" w:line="240" w:lineRule="auto"/>
              <w:ind w:lef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-Inclusão de configurações de utilizador Tecnico de Laboratorio</w:t>
            </w:r>
          </w:p>
          <w:p w:rsidR="00000000" w:rsidDel="00000000" w:rsidP="00000000" w:rsidRDefault="00000000" w:rsidRPr="00000000" w14:paraId="0000003D">
            <w:pPr>
              <w:spacing w:after="0" w:line="240" w:lineRule="auto"/>
              <w:ind w:lef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CSaúde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20-Mar-2024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0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spacing w:after="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-Adição de instruções para configurar o aplicativo HL7 devido à cifra do arquivo application.properties e ao arquivo HL7 gerado</w:t>
            </w:r>
          </w:p>
          <w:p w:rsidR="00000000" w:rsidDel="00000000" w:rsidP="00000000" w:rsidRDefault="00000000" w:rsidRPr="00000000" w14:paraId="00000042">
            <w:pPr>
              <w:spacing w:after="0" w:line="240" w:lineRule="auto"/>
              <w:ind w:lef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-Inclusão de pressupostos que devem ser observados antes de configurar ou instalar a nova versão do HL7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CSaúde</w:t>
            </w:r>
          </w:p>
        </w:tc>
      </w:tr>
      <w:sdt>
        <w:sdtPr>
          <w:tag w:val="goog_rdk_7"/>
        </w:sdtPr>
        <w:sdtContent>
          <w:tr>
            <w:trPr>
              <w:cantSplit w:val="0"/>
              <w:trHeight w:val="403" w:hRule="atLeast"/>
              <w:tblHeader w:val="0"/>
              <w:ins w:author="Vidhi Lalitchandre" w:id="2" w:date="2024-06-06T09:13:35Z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sdt>
                <w:sdtPr>
                  <w:tag w:val="goog_rdk_8"/>
                </w:sdtPr>
                <w:sdtContent>
                  <w:p w:rsidR="00000000" w:rsidDel="00000000" w:rsidP="00000000" w:rsidRDefault="00000000" w:rsidRPr="00000000" w14:paraId="00000044">
                    <w:pPr>
                      <w:spacing w:after="0" w:line="240" w:lineRule="auto"/>
                      <w:rPr>
                        <w:ins w:author="Vidhi Lalitchandre" w:id="2" w:date="2024-06-06T09:13:35Z"/>
                        <w:rFonts w:ascii="Calibri" w:cs="Calibri" w:eastAsia="Calibri" w:hAnsi="Calibri"/>
                      </w:rPr>
                    </w:pPr>
                    <w:sdt>
                      <w:sdtPr>
                        <w:tag w:val="goog_rdk_5"/>
                      </w:sdtPr>
                      <w:sdtContent>
                        <w:ins w:author="Vidhi Lalitchandre" w:id="2" w:date="2024-06-06T09:13:35Z"/>
                        <w:sdt>
                          <w:sdtPr>
                            <w:tag w:val="goog_rdk_6"/>
                          </w:sdtPr>
                          <w:sdtContent>
                            <w:commentRangeStart w:id="0"/>
                          </w:sdtContent>
                        </w:sdt>
                        <w:ins w:author="Vidhi Lalitchandre" w:id="2" w:date="2024-06-06T09:13:35Z">
                          <w:r w:rsidDel="00000000" w:rsidR="00000000" w:rsidRPr="00000000">
                            <w:rPr>
                              <w:rtl w:val="0"/>
                            </w:rPr>
                          </w:r>
                        </w:ins>
                      </w:sdtContent>
                    </w:sdt>
                  </w:p>
                </w:sdtContent>
              </w:sdt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sdt>
                <w:sdtPr>
                  <w:tag w:val="goog_rdk_10"/>
                </w:sdtPr>
                <w:sdtContent>
                  <w:p w:rsidR="00000000" w:rsidDel="00000000" w:rsidP="00000000" w:rsidRDefault="00000000" w:rsidRPr="00000000" w14:paraId="00000045">
                    <w:pPr>
                      <w:spacing w:after="0" w:line="240" w:lineRule="auto"/>
                      <w:rPr>
                        <w:ins w:author="Vidhi Lalitchandre" w:id="2" w:date="2024-06-06T09:13:35Z"/>
                        <w:rFonts w:ascii="Calibri" w:cs="Calibri" w:eastAsia="Calibri" w:hAnsi="Calibri"/>
                      </w:rPr>
                    </w:pPr>
                    <w:sdt>
                      <w:sdtPr>
                        <w:tag w:val="goog_rdk_9"/>
                      </w:sdtPr>
                      <w:sdtContent>
                        <w:ins w:author="Vidhi Lalitchandre" w:id="2" w:date="2024-06-06T09:13:35Z">
                          <w:r w:rsidDel="00000000" w:rsidR="00000000" w:rsidRPr="00000000">
                            <w:rPr>
                              <w:rFonts w:ascii="Calibri" w:cs="Calibri" w:eastAsia="Calibri" w:hAnsi="Calibri"/>
                              <w:rtl w:val="0"/>
                            </w:rPr>
                            <w:t xml:space="preserve">1.8</w:t>
                          </w:r>
                        </w:ins>
                      </w:sdtContent>
                    </w:sdt>
                  </w:p>
                </w:sdtContent>
              </w:sdt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sdt>
                <w:sdtPr>
                  <w:tag w:val="goog_rdk_12"/>
                </w:sdtPr>
                <w:sdtContent>
                  <w:p w:rsidR="00000000" w:rsidDel="00000000" w:rsidP="00000000" w:rsidRDefault="00000000" w:rsidRPr="00000000" w14:paraId="00000046">
                    <w:pPr>
                      <w:spacing w:after="0" w:line="240" w:lineRule="auto"/>
                      <w:jc w:val="both"/>
                      <w:rPr>
                        <w:ins w:author="Vidhi Lalitchandre" w:id="2" w:date="2024-06-06T09:13:35Z"/>
                        <w:rFonts w:ascii="Calibri" w:cs="Calibri" w:eastAsia="Calibri" w:hAnsi="Calibri"/>
                      </w:rPr>
                    </w:pPr>
                    <w:sdt>
                      <w:sdtPr>
                        <w:tag w:val="goog_rdk_11"/>
                      </w:sdtPr>
                      <w:sdtContent>
                        <w:ins w:author="Vidhi Lalitchandre" w:id="2" w:date="2024-06-06T09:13:35Z">
                          <w:r w:rsidDel="00000000" w:rsidR="00000000" w:rsidRPr="00000000">
                            <w:rPr>
                              <w:rtl w:val="0"/>
                            </w:rPr>
                          </w:r>
                        </w:ins>
                      </w:sdtContent>
                    </w:sdt>
                  </w:p>
                </w:sdtContent>
              </w:sdt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sdt>
                <w:sdtPr>
                  <w:tag w:val="goog_rdk_14"/>
                </w:sdtPr>
                <w:sdtContent>
                  <w:p w:rsidR="00000000" w:rsidDel="00000000" w:rsidP="00000000" w:rsidRDefault="00000000" w:rsidRPr="00000000" w14:paraId="00000047">
                    <w:pPr>
                      <w:spacing w:after="0" w:line="240" w:lineRule="auto"/>
                      <w:rPr>
                        <w:ins w:author="Vidhi Lalitchandre" w:id="2" w:date="2024-06-06T09:13:35Z"/>
                        <w:rFonts w:ascii="Calibri" w:cs="Calibri" w:eastAsia="Calibri" w:hAnsi="Calibri"/>
                      </w:rPr>
                    </w:pPr>
                    <w:sdt>
                      <w:sdtPr>
                        <w:tag w:val="goog_rdk_13"/>
                      </w:sdtPr>
                      <w:sdtContent>
                        <w:ins w:author="Vidhi Lalitchandre" w:id="2" w:date="2024-06-06T09:13:35Z">
                          <w:r w:rsidDel="00000000" w:rsidR="00000000" w:rsidRPr="00000000">
                            <w:rPr>
                              <w:rtl w:val="0"/>
                            </w:rPr>
                          </w:r>
                        </w:ins>
                      </w:sdtContent>
                    </w:sdt>
                  </w:p>
                </w:sdtContent>
              </w:sdt>
            </w:tc>
          </w:tr>
        </w:sdtContent>
      </w:sdt>
    </w:tbl>
    <w:p w:rsidR="00000000" w:rsidDel="00000000" w:rsidP="00000000" w:rsidRDefault="00000000" w:rsidRPr="00000000" w14:paraId="00000048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color w:val="2f5496"/>
        </w:rPr>
      </w:pP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sdt>
      <w:sdtPr>
        <w:tag w:val="goog_rdk_17"/>
      </w:sdtPr>
      <w:sdtContent>
        <w:p w:rsidR="00000000" w:rsidDel="00000000" w:rsidP="00000000" w:rsidRDefault="00000000" w:rsidRPr="00000000" w14:paraId="0000004C">
          <w:pPr>
            <w:rPr>
              <w:ins w:author="Vidhi Lalitchandre" w:id="3" w:date="2024-06-06T09:14:08Z"/>
            </w:rPr>
          </w:pPr>
          <w:sdt>
            <w:sdtPr>
              <w:tag w:val="goog_rdk_16"/>
            </w:sdtPr>
            <w:sdtContent>
              <w:ins w:author="Vidhi Lalitchandre" w:id="3" w:date="2024-06-06T09:14:08Z">
                <w:r w:rsidDel="00000000" w:rsidR="00000000" w:rsidRPr="00000000">
                  <w:br w:type="page"/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b w:val="1"/>
          <w:color w:val="5b9bd5"/>
          <w:sz w:val="32"/>
          <w:szCs w:val="32"/>
        </w:rPr>
      </w:pPr>
      <w:r w:rsidDel="00000000" w:rsidR="00000000" w:rsidRPr="00000000">
        <w:rPr>
          <w:b w:val="1"/>
          <w:color w:val="5b9bd5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0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Abreviaturas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Contactos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Introdução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Procedimento de instalação do módulo de interoperabilidade DISA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Configuração para acesso a funcionalidade de Gestão de Resultados Laboratoriais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ircs3j7gtw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Procedimento de instalação da Aplicação HL7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Carregamento do ficheiro HL7 no DisaLink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ind w:left="1" w:hanging="3"/>
        <w:rPr>
          <w:rFonts w:ascii="Calibri" w:cs="Calibri" w:eastAsia="Calibri" w:hAnsi="Calibri"/>
          <w:b w:val="1"/>
          <w:color w:val="4f81bd"/>
          <w:sz w:val="30"/>
          <w:szCs w:val="30"/>
        </w:rPr>
      </w:pPr>
      <w:bookmarkStart w:colFirst="0" w:colLast="0" w:name="_heading=h.4d34og8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4f81bd"/>
          <w:sz w:val="30"/>
          <w:szCs w:val="30"/>
          <w:rtl w:val="0"/>
        </w:rPr>
        <w:t xml:space="preserve">Abreviaturas</w:t>
      </w:r>
    </w:p>
    <w:tbl>
      <w:tblPr>
        <w:tblStyle w:val="Table2"/>
        <w:tblW w:w="96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3865"/>
        <w:gridCol w:w="5790"/>
        <w:tblGridChange w:id="0">
          <w:tblGrid>
            <w:gridCol w:w="3865"/>
            <w:gridCol w:w="57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0" w:line="360" w:lineRule="auto"/>
              <w:ind w:hanging="2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DISA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0" w:line="360" w:lineRule="auto"/>
              <w:ind w:hanging="2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Laboratory Data Intensive System and Application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0" w:line="360" w:lineRule="auto"/>
              <w:ind w:hanging="2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SESP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0" w:line="360" w:lineRule="auto"/>
              <w:ind w:hanging="2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Sistema Electrónico de Seguimento do Paciente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0" w:line="360" w:lineRule="auto"/>
              <w:ind w:hanging="2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HL7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0" w:line="360" w:lineRule="auto"/>
              <w:ind w:hanging="2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Health Level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0" w:line="360" w:lineRule="auto"/>
              <w:ind w:hanging="2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0" w:line="360" w:lineRule="auto"/>
              <w:ind w:hanging="2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0" w:line="240" w:lineRule="auto"/>
              <w:ind w:hanging="2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0" w:line="240" w:lineRule="auto"/>
              <w:ind w:hanging="2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pStyle w:val="Heading1"/>
        <w:rPr>
          <w:rFonts w:ascii="Calibri" w:cs="Calibri" w:eastAsia="Calibri" w:hAnsi="Calibri"/>
          <w:color w:val="4f81b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ind w:left="1" w:hanging="3"/>
        <w:rPr>
          <w:rFonts w:ascii="Calibri" w:cs="Calibri" w:eastAsia="Calibri" w:hAnsi="Calibri"/>
          <w:color w:val="4f81b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ind w:left="1" w:hanging="3"/>
        <w:rPr>
          <w:rFonts w:ascii="Calibri" w:cs="Calibri" w:eastAsia="Calibri" w:hAnsi="Calibri"/>
          <w:b w:val="1"/>
          <w:color w:val="4f81bd"/>
          <w:sz w:val="30"/>
          <w:szCs w:val="30"/>
        </w:rPr>
      </w:pPr>
      <w:bookmarkStart w:colFirst="0" w:colLast="0" w:name="_heading=h.2s8eyo1" w:id="1"/>
      <w:bookmarkEnd w:id="1"/>
      <w:r w:rsidDel="00000000" w:rsidR="00000000" w:rsidRPr="00000000">
        <w:rPr>
          <w:rFonts w:ascii="Calibri" w:cs="Calibri" w:eastAsia="Calibri" w:hAnsi="Calibri"/>
          <w:b w:val="1"/>
          <w:color w:val="4f81bd"/>
          <w:sz w:val="30"/>
          <w:szCs w:val="30"/>
          <w:rtl w:val="0"/>
        </w:rPr>
        <w:t xml:space="preserve">Contactos</w:t>
      </w:r>
    </w:p>
    <w:p w:rsidR="00000000" w:rsidDel="00000000" w:rsidP="00000000" w:rsidRDefault="00000000" w:rsidRPr="00000000" w14:paraId="00000069">
      <w:pPr>
        <w:ind w:hanging="2"/>
        <w:rPr/>
      </w:pPr>
      <w:r w:rsidDel="00000000" w:rsidR="00000000" w:rsidRPr="00000000">
        <w:rPr>
          <w:rtl w:val="0"/>
        </w:rPr>
        <w:t xml:space="preserve">Todas questões relacionadas com interoperabilidade devem ser enviadas para:</w:t>
      </w:r>
    </w:p>
    <w:p w:rsidR="00000000" w:rsidDel="00000000" w:rsidP="00000000" w:rsidRDefault="00000000" w:rsidRPr="00000000" w14:paraId="0000006A">
      <w:pPr>
        <w:ind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Email - helpdeskmoz@sis.org.mz</w:t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Skype - SIS_HelpdeskMoz</w:t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Website -</w:t>
      </w:r>
      <w:hyperlink r:id="rId13">
        <w:r w:rsidDel="00000000" w:rsidR="00000000" w:rsidRPr="00000000">
          <w:rPr>
            <w:color w:val="000000"/>
            <w:rtl w:val="0"/>
          </w:rPr>
          <w:t xml:space="preserve"> </w:t>
        </w:r>
      </w:hyperlink>
      <w:r w:rsidDel="00000000" w:rsidR="00000000" w:rsidRPr="00000000">
        <w:rPr>
          <w:color w:val="000000"/>
          <w:rtl w:val="0"/>
        </w:rPr>
        <w:t xml:space="preserve">    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https://helpdeskmoz.sis.org.mz/portal/pt/signin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ou</w:t>
      </w:r>
      <w:hyperlink r:id="rId15">
        <w:r w:rsidDel="00000000" w:rsidR="00000000" w:rsidRPr="00000000">
          <w:rPr>
            <w:color w:val="000000"/>
            <w:rtl w:val="0"/>
          </w:rPr>
          <w:t xml:space="preserve"> </w:t>
        </w:r>
      </w:hyperlink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 http://e-saude.net</w:t>
        </w:r>
      </w:hyperlink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Celular - </w:t>
      </w:r>
      <w:r w:rsidDel="00000000" w:rsidR="00000000" w:rsidRPr="00000000">
        <w:rPr>
          <w:color w:val="1155cc"/>
          <w:u w:val="single"/>
          <w:rtl w:val="0"/>
        </w:rPr>
        <w:t xml:space="preserve">82/86/84 – 8604886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color w:val="1155cc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numPr>
          <w:ilvl w:val="0"/>
          <w:numId w:val="1"/>
        </w:numPr>
        <w:spacing w:after="120" w:before="400" w:line="276" w:lineRule="auto"/>
        <w:ind w:left="720" w:hanging="504"/>
        <w:rPr>
          <w:b w:val="1"/>
          <w:sz w:val="32"/>
          <w:szCs w:val="32"/>
        </w:rPr>
      </w:pPr>
      <w:bookmarkStart w:colFirst="0" w:colLast="0" w:name="_heading=h.17dp8vu" w:id="2"/>
      <w:bookmarkEnd w:id="2"/>
      <w:r w:rsidDel="00000000" w:rsidR="00000000" w:rsidRPr="00000000">
        <w:rPr>
          <w:rFonts w:ascii="Calibri" w:cs="Calibri" w:eastAsia="Calibri" w:hAnsi="Calibri"/>
          <w:b w:val="1"/>
          <w:color w:val="4f81bd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>
          <w:rtl w:val="0"/>
        </w:rPr>
        <w:t xml:space="preserve">Este documento visa: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descrever os passos de instalação do módulo de interoperabilidade entre DISA e SESP, e do módulo de </w:t>
      </w:r>
      <w:r w:rsidDel="00000000" w:rsidR="00000000" w:rsidRPr="00000000">
        <w:rPr>
          <w:rtl w:val="0"/>
        </w:rPr>
        <w:t xml:space="preserve">extração</w:t>
      </w:r>
      <w:r w:rsidDel="00000000" w:rsidR="00000000" w:rsidRPr="00000000">
        <w:rPr>
          <w:color w:val="000000"/>
          <w:rtl w:val="0"/>
        </w:rPr>
        <w:t xml:space="preserve"> de dados demográficos do SESP, através de uma instância de SESP configurada na máquina do utilizador. 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explicar os passos de carregamento d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color w:val="000000"/>
          <w:rtl w:val="0"/>
        </w:rPr>
        <w:t xml:space="preserve"> ficheiro de dados demográficos no DisaLINK.</w:t>
      </w:r>
    </w:p>
    <w:p w:rsidR="00000000" w:rsidDel="00000000" w:rsidP="00000000" w:rsidRDefault="00000000" w:rsidRPr="00000000" w14:paraId="00000074">
      <w:pPr>
        <w:jc w:val="both"/>
        <w:rPr>
          <w:color w:val="ff0000"/>
          <w:highlight w:val="yellow"/>
        </w:rPr>
      </w:pPr>
      <w:r w:rsidDel="00000000" w:rsidR="00000000" w:rsidRPr="00000000">
        <w:rPr>
          <w:color w:val="ff0000"/>
          <w:rtl w:val="0"/>
        </w:rPr>
        <w:t xml:space="preserve">De lembrar que ao implementar interoperabilidade numa US, deve assegurar que no sistema DISA seja removida a validação de NIDs junto a APHL, por forma que mesmo os resultados que tem problemas de código de unidade sanitária na composição do seu NID, não sejam bloqueados no OpenLDR para o envio ao servidor de integração da interoperabilidade.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/>
      </w:pPr>
      <w:r w:rsidDel="00000000" w:rsidR="00000000" w:rsidRPr="00000000">
        <w:rPr>
          <w:rtl w:val="0"/>
        </w:rPr>
        <w:t xml:space="preserve">A informação sobre as funcionalidades e utilidade de cada módulo encontra-se no documento de SOP_DISA_SESP_Modulo_DISA_HL7app.</w:t>
      </w:r>
    </w:p>
    <w:p w:rsidR="00000000" w:rsidDel="00000000" w:rsidP="00000000" w:rsidRDefault="00000000" w:rsidRPr="00000000" w14:paraId="00000076">
      <w:pPr>
        <w:ind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numPr>
          <w:ilvl w:val="0"/>
          <w:numId w:val="1"/>
        </w:numPr>
        <w:spacing w:after="120" w:before="400" w:line="276" w:lineRule="auto"/>
        <w:ind w:left="720" w:hanging="504"/>
        <w:rPr>
          <w:b w:val="1"/>
          <w:sz w:val="32"/>
          <w:szCs w:val="32"/>
        </w:rPr>
      </w:pPr>
      <w:bookmarkStart w:colFirst="0" w:colLast="0" w:name="_heading=h.3rdcrjn" w:id="3"/>
      <w:bookmarkEnd w:id="3"/>
      <w:r w:rsidDel="00000000" w:rsidR="00000000" w:rsidRPr="00000000">
        <w:rPr>
          <w:rFonts w:ascii="Calibri" w:cs="Calibri" w:eastAsia="Calibri" w:hAnsi="Calibri"/>
          <w:b w:val="1"/>
          <w:color w:val="4f81bd"/>
          <w:rtl w:val="0"/>
        </w:rPr>
        <w:t xml:space="preserve">Procedimento de instalação do módulo de interoperabilidade DISA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/>
      </w:pPr>
      <w:r w:rsidDel="00000000" w:rsidR="00000000" w:rsidRPr="00000000">
        <w:rPr>
          <w:rtl w:val="0"/>
        </w:rPr>
        <w:t xml:space="preserve">Para instalar ao módulo de interoperabilidade entre DISA e SESP o utilizador deve seguir os seguintes passos: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76" w:lineRule="auto"/>
        <w:ind w:left="1082" w:hanging="360"/>
        <w:jc w:val="both"/>
        <w:rPr>
          <w:color w:val="000000"/>
        </w:rPr>
      </w:pPr>
      <w:r w:rsidDel="00000000" w:rsidR="00000000" w:rsidRPr="00000000">
        <w:rPr>
          <w:rtl w:val="0"/>
        </w:rPr>
        <w:t xml:space="preserve">Configurar as variáveis de ambiente no ficheiro docker-compose.yml.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76" w:lineRule="auto"/>
        <w:ind w:left="1082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733925" cy="3600450"/>
            <wp:effectExtent b="0" l="0" r="0" t="0"/>
            <wp:docPr id="1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76" w:lineRule="auto"/>
        <w:ind w:left="1082" w:firstLine="0"/>
        <w:jc w:val="both"/>
        <w:rPr/>
      </w:pPr>
      <w:r w:rsidDel="00000000" w:rsidR="00000000" w:rsidRPr="00000000">
        <w:rPr>
          <w:rtl w:val="0"/>
        </w:rPr>
        <w:t xml:space="preserve">No serviço refapp-tomcat adicionar as variáveis de ambiente presentes na imagem. Preencher DISA_ENVIRONMENT com o valor "prod" e as restantes (DISA_API_USERNAME e DISA_API_PASSWORD) com as credenciais fornecidas pela C-Saúde. Se já tiver este serviço a correr, é necessário recriar o respetivo container.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76" w:lineRule="auto"/>
        <w:ind w:left="1082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Aceder e autenticar-se no SESP.</w:t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2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850265</wp:posOffset>
            </wp:positionH>
            <wp:positionV relativeFrom="paragraph">
              <wp:posOffset>53339</wp:posOffset>
            </wp:positionV>
            <wp:extent cx="2876550" cy="1844040"/>
            <wp:effectExtent b="9525" l="9525" r="9525" t="9525"/>
            <wp:wrapTopAndBottom distB="0" distT="0"/>
            <wp:docPr id="1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844040"/>
                    </a:xfrm>
                    <a:prstGeom prst="rect"/>
                    <a:ln w="9525">
                      <a:solidFill>
                        <a:srgbClr val="009999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1082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No menu principal </w:t>
      </w:r>
      <w:r w:rsidDel="00000000" w:rsidR="00000000" w:rsidRPr="00000000">
        <w:rPr>
          <w:rtl w:val="0"/>
        </w:rPr>
        <w:t xml:space="preserve">clique</w:t>
      </w:r>
      <w:r w:rsidDel="00000000" w:rsidR="00000000" w:rsidRPr="00000000">
        <w:rPr>
          <w:color w:val="000000"/>
          <w:rtl w:val="0"/>
        </w:rPr>
        <w:t xml:space="preserve"> sobre </w:t>
      </w:r>
      <w:r w:rsidDel="00000000" w:rsidR="00000000" w:rsidRPr="00000000">
        <w:rPr>
          <w:b w:val="1"/>
          <w:color w:val="000000"/>
          <w:rtl w:val="0"/>
        </w:rPr>
        <w:t xml:space="preserve">Administração</w:t>
      </w:r>
      <w:r w:rsidDel="00000000" w:rsidR="00000000" w:rsidRPr="00000000">
        <w:rPr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7F">
      <w:pPr>
        <w:ind w:left="-2" w:firstLine="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4102100</wp:posOffset>
                </wp:positionH>
                <wp:positionV relativeFrom="paragraph">
                  <wp:posOffset>76200</wp:posOffset>
                </wp:positionV>
                <wp:extent cx="659765" cy="371475"/>
                <wp:effectExtent b="0" l="0" r="0" t="0"/>
                <wp:wrapNone/>
                <wp:docPr id="9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073268" y="3651413"/>
                          <a:ext cx="545465" cy="257175"/>
                        </a:xfrm>
                        <a:prstGeom prst="rect">
                          <a:avLst/>
                        </a:prstGeom>
                        <a:solidFill>
                          <a:srgbClr val="FFCCCC">
                            <a:alpha val="36862"/>
                          </a:srgbClr>
                        </a:solidFill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4102100</wp:posOffset>
                </wp:positionH>
                <wp:positionV relativeFrom="paragraph">
                  <wp:posOffset>76200</wp:posOffset>
                </wp:positionV>
                <wp:extent cx="659765" cy="371475"/>
                <wp:effectExtent b="0" l="0" r="0" t="0"/>
                <wp:wrapNone/>
                <wp:docPr id="99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9765" cy="371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829310</wp:posOffset>
            </wp:positionH>
            <wp:positionV relativeFrom="paragraph">
              <wp:posOffset>109854</wp:posOffset>
            </wp:positionV>
            <wp:extent cx="3925570" cy="933450"/>
            <wp:effectExtent b="9525" l="9525" r="9525" t="9525"/>
            <wp:wrapTopAndBottom distB="0" distT="0"/>
            <wp:docPr id="1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933450"/>
                    </a:xfrm>
                    <a:prstGeom prst="rect"/>
                    <a:ln w="9525">
                      <a:solidFill>
                        <a:srgbClr val="009999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76" w:lineRule="auto"/>
        <w:ind w:left="1082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Na </w:t>
      </w:r>
      <w:r w:rsidDel="00000000" w:rsidR="00000000" w:rsidRPr="00000000">
        <w:rPr>
          <w:rtl w:val="0"/>
        </w:rPr>
        <w:t xml:space="preserve">seção</w:t>
      </w:r>
      <w:r w:rsidDel="00000000" w:rsidR="00000000" w:rsidRPr="00000000">
        <w:rPr>
          <w:color w:val="000000"/>
          <w:rtl w:val="0"/>
        </w:rPr>
        <w:t xml:space="preserve"> Módulos clicar sobre </w:t>
      </w:r>
      <w:r w:rsidDel="00000000" w:rsidR="00000000" w:rsidRPr="00000000">
        <w:rPr>
          <w:rtl w:val="0"/>
        </w:rPr>
        <w:t xml:space="preserve">Administração</w:t>
      </w:r>
      <w:r w:rsidDel="00000000" w:rsidR="00000000" w:rsidRPr="00000000">
        <w:rPr>
          <w:color w:val="000000"/>
          <w:rtl w:val="0"/>
        </w:rPr>
        <w:t xml:space="preserve"> de Módulo.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61" w:lineRule="auto"/>
        <w:ind w:left="1082" w:firstLine="0"/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010150" cy="1212850"/>
            <wp:effectExtent b="0" l="0" r="0" t="0"/>
            <wp:docPr id="1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62567" l="0" r="2118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21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4368800</wp:posOffset>
                </wp:positionH>
                <wp:positionV relativeFrom="paragraph">
                  <wp:posOffset>330200</wp:posOffset>
                </wp:positionV>
                <wp:extent cx="1267460" cy="401955"/>
                <wp:effectExtent b="0" l="0" r="0" t="0"/>
                <wp:wrapNone/>
                <wp:docPr id="9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769420" y="3636173"/>
                          <a:ext cx="1153160" cy="287655"/>
                        </a:xfrm>
                        <a:prstGeom prst="rect">
                          <a:avLst/>
                        </a:prstGeom>
                        <a:solidFill>
                          <a:srgbClr val="FFCCCC">
                            <a:alpha val="36862"/>
                          </a:srgbClr>
                        </a:solidFill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4368800</wp:posOffset>
                </wp:positionH>
                <wp:positionV relativeFrom="paragraph">
                  <wp:posOffset>330200</wp:posOffset>
                </wp:positionV>
                <wp:extent cx="1267460" cy="401955"/>
                <wp:effectExtent b="0" l="0" r="0" t="0"/>
                <wp:wrapNone/>
                <wp:docPr id="97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7460" cy="4019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Rule="auto"/>
        <w:ind w:left="1082" w:firstLine="0"/>
        <w:jc w:val="both"/>
        <w:rPr/>
      </w:pPr>
      <w:r w:rsidDel="00000000" w:rsidR="00000000" w:rsidRPr="00000000">
        <w:rPr>
          <w:rtl w:val="0"/>
        </w:rPr>
        <w:t xml:space="preserve">NB: Se verificar que existe o módulo “Disa_Interoperabilidade” já instalado numa versão antiga, deve efectuar a sua remoção primeiro através do ícone </w:t>
      </w:r>
      <w:r w:rsidDel="00000000" w:rsidR="00000000" w:rsidRPr="00000000">
        <w:rPr/>
        <w:drawing>
          <wp:inline distB="0" distT="0" distL="0" distR="0">
            <wp:extent cx="184150" cy="196850"/>
            <wp:effectExtent b="0" l="0" r="0" t="0"/>
            <wp:docPr id="1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22961" l="73708" r="471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150" cy="19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61" w:lineRule="auto"/>
        <w:ind w:left="1082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Adicionar o módulo localizando o ficheiro “disa-</w:t>
      </w:r>
      <w:r w:rsidDel="00000000" w:rsidR="00000000" w:rsidRPr="00000000">
        <w:rPr>
          <w:i w:val="1"/>
          <w:color w:val="000000"/>
          <w:rtl w:val="0"/>
        </w:rPr>
        <w:t xml:space="preserve">X.</w:t>
      </w:r>
      <w:r w:rsidDel="00000000" w:rsidR="00000000" w:rsidRPr="00000000">
        <w:rPr>
          <w:i w:val="1"/>
          <w:rtl w:val="0"/>
        </w:rPr>
        <w:t xml:space="preserve">Y</w:t>
      </w:r>
      <w:r w:rsidDel="00000000" w:rsidR="00000000" w:rsidRPr="00000000">
        <w:rPr>
          <w:rtl w:val="0"/>
        </w:rPr>
        <w:t xml:space="preserve">.Z</w:t>
      </w:r>
      <w:r w:rsidDel="00000000" w:rsidR="00000000" w:rsidRPr="00000000">
        <w:rPr>
          <w:color w:val="000000"/>
          <w:rtl w:val="0"/>
        </w:rPr>
        <w:t xml:space="preserve">.omod” em sua máquina, e clicar sobre o botão “Carregar”.</w:t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61" w:lineRule="auto"/>
        <w:ind w:left="1082" w:firstLine="0"/>
        <w:rPr>
          <w:color w:val="000000"/>
        </w:rPr>
      </w:pPr>
      <w:bookmarkStart w:colFirst="0" w:colLast="0" w:name="_heading=h.26in1rg" w:id="5"/>
      <w:bookmarkEnd w:id="5"/>
      <w:r w:rsidDel="00000000" w:rsidR="00000000" w:rsidRPr="00000000">
        <w:rPr>
          <w:color w:val="000000"/>
        </w:rPr>
        <w:drawing>
          <wp:inline distB="0" distT="0" distL="0" distR="0">
            <wp:extent cx="4622800" cy="2019300"/>
            <wp:effectExtent b="0" l="0" r="0" t="0"/>
            <wp:docPr id="1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45518" l="0" r="376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622300</wp:posOffset>
                </wp:positionH>
                <wp:positionV relativeFrom="paragraph">
                  <wp:posOffset>660400</wp:posOffset>
                </wp:positionV>
                <wp:extent cx="900430" cy="381000"/>
                <wp:effectExtent b="0" l="0" r="0" t="0"/>
                <wp:wrapNone/>
                <wp:docPr id="10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4952935" y="3646650"/>
                          <a:ext cx="786130" cy="266700"/>
                        </a:xfrm>
                        <a:prstGeom prst="rect">
                          <a:avLst/>
                        </a:prstGeom>
                        <a:solidFill>
                          <a:srgbClr val="FFCCCC">
                            <a:alpha val="36862"/>
                          </a:srgbClr>
                        </a:solidFill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622300</wp:posOffset>
                </wp:positionH>
                <wp:positionV relativeFrom="paragraph">
                  <wp:posOffset>660400</wp:posOffset>
                </wp:positionV>
                <wp:extent cx="900430" cy="381000"/>
                <wp:effectExtent b="0" l="0" r="0" t="0"/>
                <wp:wrapNone/>
                <wp:docPr id="103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0430" cy="381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61" w:lineRule="auto"/>
        <w:ind w:left="1082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61" w:lineRule="auto"/>
        <w:ind w:left="1082" w:firstLine="0"/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4610100" cy="3575050"/>
            <wp:effectExtent b="0" l="0" r="0" t="0"/>
            <wp:docPr id="1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57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1638300</wp:posOffset>
                </wp:positionH>
                <wp:positionV relativeFrom="paragraph">
                  <wp:posOffset>1181100</wp:posOffset>
                </wp:positionV>
                <wp:extent cx="3324860" cy="762000"/>
                <wp:effectExtent b="0" l="0" r="0" t="0"/>
                <wp:wrapNone/>
                <wp:docPr id="10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3740720" y="3456150"/>
                          <a:ext cx="3210560" cy="647700"/>
                        </a:xfrm>
                        <a:prstGeom prst="rect">
                          <a:avLst/>
                        </a:prstGeom>
                        <a:solidFill>
                          <a:srgbClr val="FFCCCC">
                            <a:alpha val="36862"/>
                          </a:srgbClr>
                        </a:solidFill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1638300</wp:posOffset>
                </wp:positionH>
                <wp:positionV relativeFrom="paragraph">
                  <wp:posOffset>1181100</wp:posOffset>
                </wp:positionV>
                <wp:extent cx="3324860" cy="762000"/>
                <wp:effectExtent b="0" l="0" r="0" t="0"/>
                <wp:wrapNone/>
                <wp:docPr id="102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860" cy="762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61" w:lineRule="auto"/>
        <w:ind w:left="1082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  <w:t xml:space="preserve">Após o carregamento do módulo deve verificar que aparece na lista “Disa I</w:t>
      </w:r>
      <w:r w:rsidDel="00000000" w:rsidR="00000000" w:rsidRPr="00000000">
        <w:rPr>
          <w:i w:val="1"/>
          <w:rtl w:val="0"/>
        </w:rPr>
        <w:t xml:space="preserve">nteroperability Module</w:t>
      </w:r>
      <w:r w:rsidDel="00000000" w:rsidR="00000000" w:rsidRPr="00000000">
        <w:rPr>
          <w:rtl w:val="0"/>
        </w:rPr>
        <w:t xml:space="preserve">” activo.</w:t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61" w:lineRule="auto"/>
        <w:ind w:left="1082" w:firstLine="0"/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3762375" cy="3619500"/>
            <wp:effectExtent b="0" l="0" r="0" t="0"/>
            <wp:docPr id="1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952500</wp:posOffset>
                </wp:positionH>
                <wp:positionV relativeFrom="paragraph">
                  <wp:posOffset>3073400</wp:posOffset>
                </wp:positionV>
                <wp:extent cx="3352800" cy="577850"/>
                <wp:effectExtent b="0" l="0" r="0" t="0"/>
                <wp:wrapNone/>
                <wp:docPr id="9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726750" y="3548225"/>
                          <a:ext cx="3238500" cy="463550"/>
                        </a:xfrm>
                        <a:prstGeom prst="rect">
                          <a:avLst/>
                        </a:prstGeom>
                        <a:solidFill>
                          <a:srgbClr val="FFCCCC">
                            <a:alpha val="36862"/>
                          </a:srgbClr>
                        </a:solidFill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952500</wp:posOffset>
                </wp:positionH>
                <wp:positionV relativeFrom="paragraph">
                  <wp:posOffset>3073400</wp:posOffset>
                </wp:positionV>
                <wp:extent cx="3352800" cy="577850"/>
                <wp:effectExtent b="0" l="0" r="0" t="0"/>
                <wp:wrapNone/>
                <wp:docPr id="94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52800" cy="577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61" w:lineRule="auto"/>
        <w:ind w:left="1082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61" w:lineRule="auto"/>
        <w:ind w:left="1082" w:hanging="360"/>
        <w:rPr>
          <w:rFonts w:ascii="Source Sans Pro" w:cs="Source Sans Pro" w:eastAsia="Source Sans Pro" w:hAnsi="Source Sans Pro"/>
          <w:color w:val="000000"/>
        </w:rPr>
      </w:pPr>
      <w:r w:rsidDel="00000000" w:rsidR="00000000" w:rsidRPr="00000000">
        <w:rPr>
          <w:color w:val="000000"/>
          <w:rtl w:val="0"/>
        </w:rPr>
        <w:t xml:space="preserve">Conecte-se novamente a base de dados do SESP e execute o comando: </w:t>
      </w:r>
      <w:r w:rsidDel="00000000" w:rsidR="00000000" w:rsidRPr="00000000">
        <w:rPr>
          <w:rtl w:val="0"/>
        </w:rPr>
      </w:r>
    </w:p>
    <w:tbl>
      <w:tblPr>
        <w:tblStyle w:val="Table3"/>
        <w:tblW w:w="8268.0" w:type="dxa"/>
        <w:jc w:val="left"/>
        <w:tblInd w:w="108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68"/>
        <w:tblGridChange w:id="0">
          <w:tblGrid>
            <w:gridCol w:w="826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F">
            <w:pPr>
              <w:spacing w:after="0" w:line="261" w:lineRule="auto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20"/>
                <w:szCs w:val="20"/>
                <w:rtl w:val="0"/>
              </w:rPr>
              <w:t xml:space="preserve">SELECT * FROM global_property WHERE property LIKE 'disa%';</w:t>
            </w:r>
          </w:p>
        </w:tc>
      </w:tr>
    </w:tbl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61" w:lineRule="auto"/>
        <w:ind w:left="1082" w:firstLine="0"/>
        <w:rPr>
          <w:rFonts w:ascii="Source Sans Pro" w:cs="Source Sans Pro" w:eastAsia="Source Sans Pro" w:hAnsi="Source Sans Pro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Esta consulta deverá-lhe retornar 12 tuplas como resultado, que são variáveis da tabela global_property que deverão ser configuradas conforme a sua instância. </w:t>
      </w:r>
      <w:r w:rsidDel="00000000" w:rsidR="00000000" w:rsidRPr="00000000">
        <w:rPr>
          <w:rtl w:val="0"/>
        </w:rPr>
      </w:r>
    </w:p>
    <w:tbl>
      <w:tblPr>
        <w:tblStyle w:val="Table4"/>
        <w:tblW w:w="9195.0" w:type="dxa"/>
        <w:jc w:val="left"/>
        <w:tblInd w:w="612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50"/>
        <w:gridCol w:w="2445"/>
        <w:gridCol w:w="3600"/>
        <w:tblGridChange w:id="0">
          <w:tblGrid>
            <w:gridCol w:w="3150"/>
            <w:gridCol w:w="2445"/>
            <w:gridCol w:w="3600"/>
          </w:tblGrid>
        </w:tblGridChange>
      </w:tblGrid>
      <w:tr>
        <w:trPr>
          <w:cantSplit w:val="0"/>
          <w:trHeight w:val="59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hanging="2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Propriedade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hanging="2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Valor da propriedade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hanging="2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5">
            <w:pPr>
              <w:widowControl w:val="0"/>
              <w:spacing w:after="140" w:before="240" w:line="301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disa.api.location.attribute.type.uuid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6">
            <w:pPr>
              <w:widowControl w:val="0"/>
              <w:spacing w:after="140" w:before="240" w:line="301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xxxxxxxx-xxxx-xxxx-xxxx-xxxxxxxxxxxx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7">
            <w:pPr>
              <w:widowControl w:val="0"/>
              <w:spacing w:after="140" w:before="240" w:line="301" w:lineRule="auto"/>
              <w:ind w:hanging="2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location atribute type uuid with name - SISMA Code on location_attribute_type</w:t>
            </w:r>
          </w:p>
        </w:tc>
      </w:tr>
      <w:tr>
        <w:trPr>
          <w:cantSplit w:val="0"/>
          <w:trHeight w:val="762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8">
            <w:pPr>
              <w:widowControl w:val="0"/>
              <w:spacing w:after="0" w:line="240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disa.api.mail.to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9">
            <w:pPr>
              <w:widowControl w:val="0"/>
              <w:spacing w:after="0" w:line="240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******@gmail.com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A">
            <w:pPr>
              <w:widowControl w:val="0"/>
              <w:spacing w:after="0" w:line="240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Contas que recebem as notificações de erro do DISA separadas por vírgula</w:t>
            </w:r>
          </w:p>
        </w:tc>
      </w:tr>
      <w:tr>
        <w:trPr>
          <w:cantSplit w:val="0"/>
          <w:trHeight w:val="762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B">
            <w:pPr>
              <w:widowControl w:val="0"/>
              <w:spacing w:after="0" w:line="240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disa.api.notification.url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widowControl w:val="0"/>
              <w:spacing w:after="0" w:line="240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https://disa-api.fgh.org.mz/notification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D">
            <w:pPr>
              <w:widowControl w:val="0"/>
              <w:spacing w:after="0" w:line="240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url notification endpoint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E">
            <w:pPr>
              <w:widowControl w:val="0"/>
              <w:spacing w:after="0" w:line="240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disa.api.sisma.code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1040507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Código SISMA de cada US com os resultados de carga viral separados por vírgula</w:t>
            </w:r>
          </w:p>
        </w:tc>
      </w:tr>
      <w:tr>
        <w:trPr>
          <w:cantSplit w:val="0"/>
          <w:trHeight w:val="75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disa.api.url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https://disa-api.fgh.org.mz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3">
            <w:pPr>
              <w:widowControl w:val="0"/>
              <w:spacing w:after="0" w:line="240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URL do servidor de integração</w:t>
            </w:r>
          </w:p>
        </w:tc>
      </w:tr>
      <w:tr>
        <w:trPr>
          <w:cantSplit w:val="0"/>
          <w:trHeight w:val="823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4">
            <w:pPr>
              <w:widowControl w:val="0"/>
              <w:spacing w:after="0" w:line="240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disa.database_version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5">
            <w:pPr>
              <w:widowControl w:val="0"/>
              <w:spacing w:after="0" w:line="240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1.0-SNAPSHOT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6">
            <w:pPr>
              <w:widowControl w:val="0"/>
              <w:spacing w:after="0" w:line="240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NÃO ALTERAR. Versão corrente do módulo DISA.</w:t>
            </w:r>
          </w:p>
          <w:p w:rsidR="00000000" w:rsidDel="00000000" w:rsidP="00000000" w:rsidRDefault="00000000" w:rsidRPr="00000000" w14:paraId="000000A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2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8">
            <w:pPr>
              <w:widowControl w:val="0"/>
              <w:spacing w:after="0" w:line="240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disa.mandatory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A">
            <w:pPr>
              <w:widowControl w:val="0"/>
              <w:spacing w:after="0" w:line="240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Sim/não se o módulo DISA inicia quando iniciar o SESP.  É usado para assegurar que os módulos críticos são sempre executados quando o OpenMRS está em execução.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B">
            <w:pPr>
              <w:widowControl w:val="0"/>
              <w:spacing w:after="0" w:line="240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disa.openmrs.user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widowControl w:val="0"/>
              <w:spacing w:after="0" w:line="240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b0fb57b1-43e7-46dc-ad93-5e2429866b30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disa openmrs user creator</w:t>
            </w:r>
          </w:p>
        </w:tc>
      </w:tr>
      <w:tr>
        <w:trPr>
          <w:cantSplit w:val="0"/>
          <w:trHeight w:val="124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E">
            <w:pPr>
              <w:widowControl w:val="0"/>
              <w:spacing w:after="0" w:line="240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disa.started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0">
            <w:pPr>
              <w:widowControl w:val="0"/>
              <w:spacing w:after="0" w:line="240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NÃO ALTERAR. Sim/não se o módulo DISA foi iniciado, serve para assegurar que os módulos que estavam em execução antes do reinício do SESP seja iniciado.</w:t>
            </w:r>
          </w:p>
        </w:tc>
      </w:tr>
    </w:tbl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2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2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2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82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No SESP configurar para o agendamento de sincronização de dados com o DISA em </w:t>
      </w:r>
      <w:r w:rsidDel="00000000" w:rsidR="00000000" w:rsidRPr="00000000">
        <w:rPr>
          <w:b w:val="1"/>
          <w:color w:val="000000"/>
          <w:rtl w:val="0"/>
        </w:rPr>
        <w:t xml:space="preserve">Administração</w:t>
      </w:r>
      <w:r w:rsidDel="00000000" w:rsidR="00000000" w:rsidRPr="00000000">
        <w:rPr>
          <w:color w:val="000000"/>
          <w:rtl w:val="0"/>
        </w:rPr>
        <w:t xml:space="preserve"> &gt;</w:t>
      </w:r>
      <w:r w:rsidDel="00000000" w:rsidR="00000000" w:rsidRPr="00000000">
        <w:rPr>
          <w:b w:val="1"/>
          <w:color w:val="000000"/>
          <w:rtl w:val="0"/>
        </w:rPr>
        <w:t xml:space="preserve"> Agenda </w:t>
      </w:r>
      <w:r w:rsidDel="00000000" w:rsidR="00000000" w:rsidRPr="00000000">
        <w:rPr>
          <w:color w:val="000000"/>
          <w:rtl w:val="0"/>
        </w:rPr>
        <w:t xml:space="preserve">&gt;</w:t>
      </w:r>
      <w:r w:rsidDel="00000000" w:rsidR="00000000" w:rsidRPr="00000000">
        <w:rPr>
          <w:b w:val="1"/>
          <w:color w:val="000000"/>
          <w:rtl w:val="0"/>
        </w:rPr>
        <w:t xml:space="preserve"> Administração de agenda</w:t>
      </w:r>
      <w:r w:rsidDel="00000000" w:rsidR="00000000" w:rsidRPr="00000000">
        <w:rPr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B5">
      <w:pPr>
        <w:spacing w:before="240" w:line="261" w:lineRule="auto"/>
        <w:ind w:left="1082" w:firstLine="0"/>
        <w:rPr/>
      </w:pPr>
      <w:r w:rsidDel="00000000" w:rsidR="00000000" w:rsidRPr="00000000">
        <w:rPr/>
        <w:drawing>
          <wp:inline distB="0" distT="0" distL="0" distR="0">
            <wp:extent cx="1981200" cy="3594100"/>
            <wp:effectExtent b="12700" l="12700" r="12700" t="12700"/>
            <wp:docPr id="1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594100"/>
                    </a:xfrm>
                    <a:prstGeom prst="rect"/>
                    <a:ln w="12700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3289300</wp:posOffset>
                </wp:positionV>
                <wp:extent cx="1489075" cy="464185"/>
                <wp:effectExtent b="0" l="0" r="0" t="0"/>
                <wp:wrapNone/>
                <wp:docPr id="9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658613" y="3605058"/>
                          <a:ext cx="1374775" cy="349885"/>
                        </a:xfrm>
                        <a:prstGeom prst="rect">
                          <a:avLst/>
                        </a:prstGeom>
                        <a:solidFill>
                          <a:srgbClr val="FFCCCC">
                            <a:alpha val="36862"/>
                          </a:srgbClr>
                        </a:solidFill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3289300</wp:posOffset>
                </wp:positionV>
                <wp:extent cx="1489075" cy="464185"/>
                <wp:effectExtent b="0" l="0" r="0" t="0"/>
                <wp:wrapNone/>
                <wp:docPr id="93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9075" cy="4641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6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61" w:lineRule="auto"/>
        <w:ind w:left="144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Clicar em </w:t>
      </w:r>
      <w:r w:rsidDel="00000000" w:rsidR="00000000" w:rsidRPr="00000000">
        <w:rPr>
          <w:b w:val="1"/>
          <w:color w:val="000000"/>
          <w:rtl w:val="0"/>
        </w:rPr>
        <w:t xml:space="preserve">Adicionar Tarefa.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before="240" w:line="261" w:lineRule="auto"/>
        <w:ind w:left="1082" w:firstLine="0"/>
        <w:rPr/>
      </w:pPr>
      <w:r w:rsidDel="00000000" w:rsidR="00000000" w:rsidRPr="00000000">
        <w:rPr/>
        <w:drawing>
          <wp:inline distB="0" distT="0" distL="0" distR="0">
            <wp:extent cx="5664200" cy="1809750"/>
            <wp:effectExtent b="0" l="0" r="0" t="0"/>
            <wp:docPr id="1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45869" l="0" r="291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558800</wp:posOffset>
                </wp:positionV>
                <wp:extent cx="748030" cy="298450"/>
                <wp:effectExtent b="0" l="0" r="0" t="0"/>
                <wp:wrapNone/>
                <wp:docPr id="9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029135" y="3687925"/>
                          <a:ext cx="633730" cy="184150"/>
                        </a:xfrm>
                        <a:prstGeom prst="rect">
                          <a:avLst/>
                        </a:prstGeom>
                        <a:solidFill>
                          <a:srgbClr val="FFCCCC">
                            <a:alpha val="36862"/>
                          </a:srgbClr>
                        </a:solidFill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558800</wp:posOffset>
                </wp:positionV>
                <wp:extent cx="748030" cy="298450"/>
                <wp:effectExtent b="0" l="0" r="0" t="0"/>
                <wp:wrapNone/>
                <wp:docPr id="96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8030" cy="298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9">
      <w:pPr>
        <w:spacing w:before="240" w:line="261" w:lineRule="auto"/>
        <w:ind w:left="1082" w:firstLine="0"/>
        <w:rPr/>
      </w:pPr>
      <w:bookmarkStart w:colFirst="0" w:colLast="0" w:name="_heading=h.tyjcwt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61" w:lineRule="auto"/>
        <w:ind w:left="144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Na configuração da tarefa preencher as seguintes variáveis:</w:t>
      </w:r>
      <w:r w:rsidDel="00000000" w:rsidR="00000000" w:rsidRPr="00000000">
        <w:rPr>
          <w:rtl w:val="0"/>
        </w:rPr>
      </w:r>
    </w:p>
    <w:tbl>
      <w:tblPr>
        <w:tblStyle w:val="Table5"/>
        <w:tblW w:w="8820.0" w:type="dxa"/>
        <w:jc w:val="left"/>
        <w:tblInd w:w="11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10"/>
        <w:gridCol w:w="6210"/>
        <w:tblGridChange w:id="0">
          <w:tblGrid>
            <w:gridCol w:w="2610"/>
            <w:gridCol w:w="6210"/>
          </w:tblGrid>
        </w:tblGridChange>
      </w:tblGrid>
      <w:tr>
        <w:trPr>
          <w:cantSplit w:val="0"/>
          <w:trHeight w:val="24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hanging="2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C">
            <w:pPr>
              <w:widowControl w:val="0"/>
              <w:spacing w:after="140" w:before="240" w:line="301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Nome da tarefa exemplo: ViralLoadSchedulerTask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widowControl w:val="0"/>
              <w:spacing w:after="140" w:before="240" w:line="301" w:lineRule="auto"/>
              <w:ind w:hanging="2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Classe de Agendamento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widowControl w:val="0"/>
              <w:spacing w:after="140" w:before="240" w:line="301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org.openmrs.module.disa.scheduler.ViralLoadFormSchedulerTask</w:t>
            </w:r>
          </w:p>
        </w:tc>
      </w:tr>
      <w:tr>
        <w:trPr>
          <w:cantSplit w:val="0"/>
          <w:trHeight w:val="57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hanging="2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0">
            <w:pPr>
              <w:widowControl w:val="0"/>
              <w:spacing w:after="140" w:before="240" w:line="301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Descrição da tarefa</w:t>
            </w:r>
          </w:p>
        </w:tc>
      </w:tr>
    </w:tbl>
    <w:p w:rsidR="00000000" w:rsidDel="00000000" w:rsidP="00000000" w:rsidRDefault="00000000" w:rsidRPr="00000000" w14:paraId="000000C1">
      <w:pPr>
        <w:spacing w:before="240" w:line="261" w:lineRule="auto"/>
        <w:ind w:left="144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before="240" w:line="261" w:lineRule="auto"/>
        <w:ind w:left="1082" w:firstLine="0"/>
        <w:rPr/>
      </w:pPr>
      <w:r w:rsidDel="00000000" w:rsidR="00000000" w:rsidRPr="00000000">
        <w:rPr/>
        <w:drawing>
          <wp:inline distB="0" distT="0" distL="0" distR="0">
            <wp:extent cx="4019550" cy="1987550"/>
            <wp:effectExtent b="12700" l="12700" r="12700" t="12700"/>
            <wp:docPr id="1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8983" l="0" r="497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87550"/>
                    </a:xfrm>
                    <a:prstGeom prst="rect"/>
                    <a:ln w="12700">
                      <a:solidFill>
                        <a:srgbClr val="EFEFE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685800</wp:posOffset>
                </wp:positionV>
                <wp:extent cx="919163" cy="295275"/>
                <wp:effectExtent b="0" l="0" r="0" t="0"/>
                <wp:wrapNone/>
                <wp:docPr id="9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029135" y="3691735"/>
                          <a:ext cx="633730" cy="176530"/>
                        </a:xfrm>
                        <a:prstGeom prst="rect">
                          <a:avLst/>
                        </a:prstGeom>
                        <a:solidFill>
                          <a:srgbClr val="FFCCCC">
                            <a:alpha val="36862"/>
                          </a:srgbClr>
                        </a:solidFill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685800</wp:posOffset>
                </wp:positionV>
                <wp:extent cx="919163" cy="295275"/>
                <wp:effectExtent b="0" l="0" r="0" t="0"/>
                <wp:wrapNone/>
                <wp:docPr id="95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9163" cy="295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3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61" w:lineRule="auto"/>
        <w:ind w:left="144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Na configuração da agenda preencher as seguintes variáveis:</w:t>
      </w:r>
      <w:r w:rsidDel="00000000" w:rsidR="00000000" w:rsidRPr="00000000">
        <w:rPr>
          <w:rtl w:val="0"/>
        </w:rPr>
      </w:r>
    </w:p>
    <w:tbl>
      <w:tblPr>
        <w:tblStyle w:val="Table6"/>
        <w:tblW w:w="8846.0" w:type="dxa"/>
        <w:jc w:val="left"/>
        <w:tblInd w:w="10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819"/>
        <w:gridCol w:w="5027"/>
        <w:tblGridChange w:id="0">
          <w:tblGrid>
            <w:gridCol w:w="3819"/>
            <w:gridCol w:w="5027"/>
          </w:tblGrid>
        </w:tblGridChange>
      </w:tblGrid>
      <w:tr>
        <w:trPr>
          <w:cantSplit w:val="0"/>
          <w:trHeight w:val="51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widowControl w:val="0"/>
              <w:spacing w:after="0" w:line="240" w:lineRule="auto"/>
              <w:ind w:hanging="2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Iniciar no arranque do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widowControl w:val="0"/>
              <w:spacing w:after="0" w:line="240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 produção deve ser seleccionado</w:t>
            </w:r>
          </w:p>
        </w:tc>
      </w:tr>
      <w:tr>
        <w:trPr>
          <w:cantSplit w:val="0"/>
          <w:trHeight w:val="51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widowControl w:val="0"/>
              <w:spacing w:after="0" w:line="240" w:lineRule="auto"/>
              <w:ind w:hanging="2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Tempo de início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widowControl w:val="0"/>
              <w:spacing w:after="0" w:line="240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Indica-se a data e hora de início de execução da tarefa</w:t>
            </w:r>
          </w:p>
        </w:tc>
      </w:tr>
      <w:tr>
        <w:trPr>
          <w:cantSplit w:val="0"/>
          <w:trHeight w:val="50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8">
            <w:pPr>
              <w:widowControl w:val="0"/>
              <w:spacing w:after="0" w:line="240" w:lineRule="auto"/>
              <w:ind w:hanging="2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Intervalo de repetição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9">
            <w:pPr>
              <w:widowControl w:val="0"/>
              <w:spacing w:after="0" w:line="240" w:lineRule="auto"/>
              <w:ind w:hanging="2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Exemplo: 30 minutos, a tarefa irá correr de 30 em 30 minutos</w:t>
            </w:r>
          </w:p>
        </w:tc>
      </w:tr>
    </w:tbl>
    <w:p w:rsidR="00000000" w:rsidDel="00000000" w:rsidP="00000000" w:rsidRDefault="00000000" w:rsidRPr="00000000" w14:paraId="000000CA">
      <w:pPr>
        <w:spacing w:before="240" w:line="261" w:lineRule="auto"/>
        <w:ind w:left="1082" w:firstLine="0"/>
        <w:rPr/>
      </w:pPr>
      <w:r w:rsidDel="00000000" w:rsidR="00000000" w:rsidRPr="00000000">
        <w:rPr/>
        <w:drawing>
          <wp:inline distB="0" distT="0" distL="0" distR="0">
            <wp:extent cx="5645150" cy="1911350"/>
            <wp:effectExtent b="12700" l="12700" r="12700" t="12700"/>
            <wp:docPr id="1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2855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1911350"/>
                    </a:xfrm>
                    <a:prstGeom prst="rect"/>
                    <a:ln w="12700">
                      <a:solidFill>
                        <a:srgbClr val="CCCCC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800100</wp:posOffset>
                </wp:positionV>
                <wp:extent cx="748030" cy="290830"/>
                <wp:effectExtent b="0" l="0" r="0" t="0"/>
                <wp:wrapNone/>
                <wp:docPr id="9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029135" y="3691735"/>
                          <a:ext cx="633730" cy="176530"/>
                        </a:xfrm>
                        <a:prstGeom prst="rect">
                          <a:avLst/>
                        </a:prstGeom>
                        <a:solidFill>
                          <a:srgbClr val="FFCCCC">
                            <a:alpha val="36862"/>
                          </a:srgbClr>
                        </a:solidFill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800100</wp:posOffset>
                </wp:positionV>
                <wp:extent cx="748030" cy="290830"/>
                <wp:effectExtent b="0" l="0" r="0" t="0"/>
                <wp:wrapNone/>
                <wp:docPr id="92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8030" cy="2908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B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61" w:lineRule="auto"/>
        <w:ind w:left="144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Marcar a tarefa criada e clicar sobre o botão </w:t>
      </w:r>
      <w:r w:rsidDel="00000000" w:rsidR="00000000" w:rsidRPr="00000000">
        <w:rPr>
          <w:b w:val="1"/>
          <w:color w:val="000000"/>
          <w:rtl w:val="0"/>
        </w:rPr>
        <w:t xml:space="preserve">Iniciar</w:t>
      </w:r>
      <w:r w:rsidDel="00000000" w:rsidR="00000000" w:rsidRPr="00000000">
        <w:rPr>
          <w:color w:val="000000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before="240" w:line="261" w:lineRule="auto"/>
        <w:ind w:left="1082" w:firstLine="0"/>
        <w:rPr/>
      </w:pPr>
      <w:r w:rsidDel="00000000" w:rsidR="00000000" w:rsidRPr="00000000">
        <w:rPr/>
        <w:drawing>
          <wp:inline distB="0" distT="0" distL="0" distR="0">
            <wp:extent cx="5727700" cy="3187700"/>
            <wp:effectExtent b="12700" l="12700" r="12700" t="12700"/>
            <wp:docPr id="1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7700"/>
                    </a:xfrm>
                    <a:prstGeom prst="rect"/>
                    <a:ln w="12700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774700</wp:posOffset>
                </wp:positionH>
                <wp:positionV relativeFrom="paragraph">
                  <wp:posOffset>2641600</wp:posOffset>
                </wp:positionV>
                <wp:extent cx="4595813" cy="657225"/>
                <wp:effectExtent b="0" l="0" r="0" t="0"/>
                <wp:wrapNone/>
                <wp:docPr id="9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55580" y="3510125"/>
                          <a:ext cx="4180840" cy="539750"/>
                        </a:xfrm>
                        <a:prstGeom prst="rect">
                          <a:avLst/>
                        </a:prstGeom>
                        <a:solidFill>
                          <a:srgbClr val="FFCCCC">
                            <a:alpha val="36862"/>
                          </a:srgbClr>
                        </a:solidFill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774700</wp:posOffset>
                </wp:positionH>
                <wp:positionV relativeFrom="paragraph">
                  <wp:posOffset>2641600</wp:posOffset>
                </wp:positionV>
                <wp:extent cx="4595813" cy="657225"/>
                <wp:effectExtent b="0" l="0" r="0" t="0"/>
                <wp:wrapNone/>
                <wp:docPr id="91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95813" cy="657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D">
      <w:pPr>
        <w:pStyle w:val="Heading1"/>
        <w:numPr>
          <w:ilvl w:val="0"/>
          <w:numId w:val="1"/>
        </w:numPr>
        <w:spacing w:after="120" w:before="400" w:line="276" w:lineRule="auto"/>
        <w:ind w:left="850" w:hanging="283"/>
        <w:rPr>
          <w:b w:val="1"/>
          <w:sz w:val="32"/>
          <w:szCs w:val="32"/>
        </w:rPr>
      </w:pPr>
      <w:bookmarkStart w:colFirst="0" w:colLast="0" w:name="_heading=h.lnxbz9" w:id="7"/>
      <w:bookmarkEnd w:id="7"/>
      <w:r w:rsidDel="00000000" w:rsidR="00000000" w:rsidRPr="00000000">
        <w:rPr>
          <w:rFonts w:ascii="Calibri" w:cs="Calibri" w:eastAsia="Calibri" w:hAnsi="Calibri"/>
          <w:b w:val="1"/>
          <w:color w:val="4f81bd"/>
          <w:rtl w:val="0"/>
        </w:rPr>
        <w:t xml:space="preserve">Configuração para acesso a funcionalidade de Gestão de Resultados Laboratoriais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Para o administrador dar acesso a um utilizador para a funcionalidade de Gestão de Resultados Laboratoriais, deve no SESP atribuir funções de Gestor de Disa Interoperabilidade, ou "Tecnico de Laboratorio" em </w:t>
      </w:r>
      <w:r w:rsidDel="00000000" w:rsidR="00000000" w:rsidRPr="00000000">
        <w:rPr>
          <w:b w:val="1"/>
          <w:i w:val="1"/>
          <w:rtl w:val="0"/>
        </w:rPr>
        <w:t xml:space="preserve">Administração &gt; Utilizadores: Administração de Utilizadores.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1601058" cy="1355372"/>
            <wp:effectExtent b="12700" l="12700" r="12700" t="12700"/>
            <wp:docPr id="1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1058" cy="1355372"/>
                    </a:xfrm>
                    <a:prstGeom prst="rect"/>
                    <a:ln w="12700">
                      <a:solidFill>
                        <a:srgbClr val="D8D8D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</wp:posOffset>
                </wp:positionH>
                <wp:positionV relativeFrom="paragraph">
                  <wp:posOffset>812800</wp:posOffset>
                </wp:positionV>
                <wp:extent cx="1498600" cy="228600"/>
                <wp:effectExtent b="0" l="0" r="0" t="0"/>
                <wp:wrapNone/>
                <wp:docPr id="104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4653850" y="3722850"/>
                          <a:ext cx="1384300" cy="1143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</wp:posOffset>
                </wp:positionH>
                <wp:positionV relativeFrom="paragraph">
                  <wp:posOffset>812800</wp:posOffset>
                </wp:positionV>
                <wp:extent cx="1498600" cy="228600"/>
                <wp:effectExtent b="0" l="0" r="0" t="0"/>
                <wp:wrapNone/>
                <wp:docPr id="104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8600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  <w:t xml:space="preserve">E seguir os seguintes passos: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08.6614173228347" w:right="0" w:hanging="708.6614173228347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Introduzir nome em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Procurar Utilizador Por Nome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 clicar sobre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Procurar.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889425" cy="1142403"/>
            <wp:effectExtent b="12700" l="12700" r="12700" t="12700"/>
            <wp:docPr id="1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9425" cy="1142403"/>
                    </a:xfrm>
                    <a:prstGeom prst="rect"/>
                    <a:ln w="12700">
                      <a:solidFill>
                        <a:srgbClr val="D8D8D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08.6614173228347" w:right="0" w:hanging="708.6614173228347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Seleccionar o utilizador que deseja da lista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Utilizadores Existentes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 aparece.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720"/>
        <w:rPr/>
      </w:pPr>
      <w:r w:rsidDel="00000000" w:rsidR="00000000" w:rsidRPr="00000000">
        <w:rPr/>
        <w:drawing>
          <wp:inline distB="0" distT="0" distL="0" distR="0">
            <wp:extent cx="4208779" cy="522543"/>
            <wp:effectExtent b="0" l="0" r="0" t="0"/>
            <wp:docPr id="1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8779" cy="522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457200</wp:posOffset>
                </wp:positionH>
                <wp:positionV relativeFrom="paragraph">
                  <wp:posOffset>165100</wp:posOffset>
                </wp:positionV>
                <wp:extent cx="854075" cy="325438"/>
                <wp:effectExtent b="0" l="0" r="0" t="0"/>
                <wp:wrapNone/>
                <wp:docPr id="9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958650" y="3691100"/>
                          <a:ext cx="774700" cy="17780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457200</wp:posOffset>
                </wp:positionH>
                <wp:positionV relativeFrom="paragraph">
                  <wp:posOffset>165100</wp:posOffset>
                </wp:positionV>
                <wp:extent cx="854075" cy="325438"/>
                <wp:effectExtent b="0" l="0" r="0" t="0"/>
                <wp:wrapNone/>
                <wp:docPr id="98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4075" cy="3254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08.6614173228347" w:right="0" w:hanging="708.6614173228347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 página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Adicionar/Editar Utilizador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mais abaixo na secção de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Funções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marcar Gestor de Disa Interoperabilidade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1802" w:firstLine="0"/>
        <w:rPr/>
      </w:pPr>
      <w:r w:rsidDel="00000000" w:rsidR="00000000" w:rsidRPr="00000000">
        <w:rPr/>
        <w:drawing>
          <wp:inline distB="0" distT="0" distL="0" distR="0">
            <wp:extent cx="3282008" cy="3849790"/>
            <wp:effectExtent b="12700" l="12700" r="12700" t="12700"/>
            <wp:docPr id="1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2008" cy="3849790"/>
                    </a:xfrm>
                    <a:prstGeom prst="rect"/>
                    <a:ln w="12700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3213100</wp:posOffset>
                </wp:positionH>
                <wp:positionV relativeFrom="paragraph">
                  <wp:posOffset>3289300</wp:posOffset>
                </wp:positionV>
                <wp:extent cx="1041400" cy="273050"/>
                <wp:effectExtent b="0" l="0" r="0" t="0"/>
                <wp:wrapNone/>
                <wp:docPr id="10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4863400" y="3681575"/>
                          <a:ext cx="965200" cy="19685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3213100</wp:posOffset>
                </wp:positionH>
                <wp:positionV relativeFrom="paragraph">
                  <wp:posOffset>3289300</wp:posOffset>
                </wp:positionV>
                <wp:extent cx="1041400" cy="273050"/>
                <wp:effectExtent b="0" l="0" r="0" t="0"/>
                <wp:wrapNone/>
                <wp:docPr id="100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1400" cy="273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08.6614173228347" w:right="0" w:hanging="708.6614173228347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Clicar no botão Gravar Utilizador que aparece mais abaixo da página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Adicionar/Editar Utilizador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2520" w:firstLine="0"/>
        <w:rPr/>
      </w:pPr>
      <w:r w:rsidDel="00000000" w:rsidR="00000000" w:rsidRPr="00000000">
        <w:rPr/>
        <w:drawing>
          <wp:inline distB="0" distT="0" distL="0" distR="0">
            <wp:extent cx="1390650" cy="333375"/>
            <wp:effectExtent b="0" l="0" r="0" t="0"/>
            <wp:docPr id="10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O utilizador alocado à Função Gestor de Disa Interoperabilidade terá acesso a todas as opções nas acções dos resultados não processados em “Disa Interoperabilidade”, enquanto o Técnico de Laboratório terá acesso apenas as opções de reagendar e mapear NID</w:t>
      </w:r>
    </w:p>
    <w:p w:rsidR="00000000" w:rsidDel="00000000" w:rsidP="00000000" w:rsidRDefault="00000000" w:rsidRPr="00000000" w14:paraId="000000DB">
      <w:pPr>
        <w:ind w:left="567" w:firstLine="0"/>
        <w:rPr/>
      </w:pPr>
      <w:r w:rsidDel="00000000" w:rsidR="00000000" w:rsidRPr="00000000">
        <w:rPr/>
        <w:drawing>
          <wp:inline distB="19050" distT="19050" distL="19050" distR="19050">
            <wp:extent cx="5731200" cy="3048000"/>
            <wp:effectExtent b="9525" l="9525" r="9525" t="9525"/>
            <wp:docPr id="10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 w="9525">
                      <a:solidFill>
                        <a:srgbClr val="CCCCC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1"/>
        <w:numPr>
          <w:ilvl w:val="0"/>
          <w:numId w:val="8"/>
        </w:numPr>
        <w:spacing w:after="120" w:before="400" w:line="276" w:lineRule="auto"/>
        <w:ind w:left="425.19685039370086" w:hanging="425.19685039370086"/>
        <w:rPr/>
      </w:pPr>
      <w:bookmarkStart w:colFirst="0" w:colLast="0" w:name="_heading=h.iircs3j7gtwx" w:id="8"/>
      <w:bookmarkEnd w:id="8"/>
      <w:r w:rsidDel="00000000" w:rsidR="00000000" w:rsidRPr="00000000">
        <w:rPr>
          <w:b w:val="1"/>
          <w:color w:val="4f81bd"/>
          <w:rtl w:val="0"/>
        </w:rPr>
        <w:t xml:space="preserve">Procedimento de instalação da Aplicação HL7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63315" cy="2379329"/>
            <wp:effectExtent b="0" l="0" r="0" t="0"/>
            <wp:docPr id="10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2379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  <w:t xml:space="preserve">No âmbito da interoperabilidade entre o Disa e o SESP, foi desenvolvida uma aplicação web (HL7) que possibilita o acesso centralizado aos dados demográficos do paciente a partir do servidor central SESP. </w:t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  <w:t xml:space="preserve">O HL7 estabelece uma comunicação segura com o servidor central (TLS) e coleta os dados demográficos das unidades sanitárias marcadas para o distrito selecionado. Após a coleta, esses dados demográficos são agregados num arquivo denominado Patient_Demographic_Data.hl7. </w:t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  <w:t xml:space="preserve">Através desse arquivo, o digitador do Disa tem a possibilidade de consultar e confirmar o NID antes de inseri-lo no Disa-Link para a criação da requisição da carga viral.</w:t>
      </w:r>
    </w:p>
    <w:p w:rsidR="00000000" w:rsidDel="00000000" w:rsidP="00000000" w:rsidRDefault="00000000" w:rsidRPr="00000000" w14:paraId="000000E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Pressupostos:</w:t>
      </w:r>
    </w:p>
    <w:p w:rsidR="00000000" w:rsidDel="00000000" w:rsidP="00000000" w:rsidRDefault="00000000" w:rsidRPr="00000000" w14:paraId="000000E3">
      <w:pPr>
        <w:numPr>
          <w:ilvl w:val="0"/>
          <w:numId w:val="6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HL7 Web deve ser instalado na máquina Windows onde o aplicativo Disa-Link está sendo executado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6"/>
        </w:numPr>
        <w:spacing w:after="0" w:lineRule="auto"/>
        <w:ind w:left="720" w:hanging="360"/>
        <w:rPr>
          <w:u w:val="none"/>
        </w:rPr>
      </w:pP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Java 8u202</w:t>
        </w:r>
      </w:hyperlink>
      <w:r w:rsidDel="00000000" w:rsidR="00000000" w:rsidRPr="00000000">
        <w:rPr>
          <w:rtl w:val="0"/>
        </w:rPr>
        <w:t xml:space="preserve"> e </w:t>
      </w: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Tomcat 8.5</w:t>
        </w:r>
      </w:hyperlink>
      <w:r w:rsidDel="00000000" w:rsidR="00000000" w:rsidRPr="00000000">
        <w:rPr>
          <w:rtl w:val="0"/>
        </w:rPr>
        <w:t xml:space="preserve"> instalados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6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versões diferentes das mencionadas acima já estiverem instaladas, é necessário removê-las antes de instalar as versões mencionadas acima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6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Executar a instalação dos artefactos acima como 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Nos serviços configurar o Tomcat para arrancar automaticamente com a máquina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6"/>
        </w:numPr>
        <w:ind w:left="720" w:hanging="360"/>
        <w:rPr>
          <w:u w:val="none"/>
        </w:rPr>
      </w:pPr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OpenSSL &gt;= 3.2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aplicativo de importação de ficheiros hl7 do Disa-Link deve estar atualizado para poder decifrar os arquivos hl7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Criação do utilizador OpenMRS: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É recomendado criar um utilizador específico para aplicação. Deve usar a interface de administração do OpenMRS para adicionar um novo utilizador, não é necessário atribuí-lo uma função.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12700" l="12700" r="12700" t="12700"/>
            <wp:docPr id="1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 w="12700">
                      <a:solidFill>
                        <a:srgbClr val="CCCCC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Administração de localizações: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A aplicação descarrega a hierarquia de localizações da instância OpenMRS para qual foi configurada. Deve-se garantir que a província de onde se quer extrair dados demográficos possua a Tag "Província" aplicada.</w:t>
      </w:r>
    </w:p>
    <w:p w:rsidR="00000000" w:rsidDel="00000000" w:rsidP="00000000" w:rsidRDefault="00000000" w:rsidRPr="00000000" w14:paraId="000000F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17795" cy="2868921"/>
            <wp:effectExtent b="0" l="0" r="0" t="0"/>
            <wp:docPr id="1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2868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Além disso, a hierarquia de Localizações deve estar devidamente organizada.</w:t>
      </w:r>
    </w:p>
    <w:p w:rsidR="00000000" w:rsidDel="00000000" w:rsidP="00000000" w:rsidRDefault="00000000" w:rsidRPr="00000000" w14:paraId="000000F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34715" cy="3132323"/>
            <wp:effectExtent b="12700" l="12700" r="12700" t="12700"/>
            <wp:docPr id="1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313232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Criação do utilizador da base de dados: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O utilizador da base de dados precisa de privilégios de leitura das tabelas dos dados demográficos no OpenMRS. Pode usar o seguinte script para criar e atribuir os privilégios necessários:</w:t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20"/>
                <w:szCs w:val="20"/>
                <w:rtl w:val="0"/>
              </w:rPr>
              <w:t xml:space="preserve">CREATE USER 'hl7App'@'%' IDENTIFIED BY '[defina_um_password_seguro]';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20"/>
                <w:szCs w:val="20"/>
                <w:rtl w:val="0"/>
              </w:rPr>
              <w:t xml:space="preserve">GRANT SELECT ON person TO 'hl7App'@'%';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20"/>
                <w:szCs w:val="20"/>
                <w:rtl w:val="0"/>
              </w:rPr>
              <w:t xml:space="preserve">GRANT SELECT ON patient TO 'hl7App'@'%';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20"/>
                <w:szCs w:val="20"/>
                <w:rtl w:val="0"/>
              </w:rPr>
              <w:t xml:space="preserve">GRANT SELECT ON patient_identifier TO 'hl7App'@'%';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20"/>
                <w:szCs w:val="20"/>
                <w:rtl w:val="0"/>
              </w:rPr>
              <w:t xml:space="preserve">GRANT SELECT ON person_name TO 'hl7App'@'%';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20"/>
                <w:szCs w:val="20"/>
                <w:rtl w:val="0"/>
              </w:rPr>
              <w:t xml:space="preserve">GRANT SELECT ON person_address TO 'hl7App'@'%';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ource Sans Pro" w:cs="Source Sans Pro" w:eastAsia="Source Sans Pro" w:hAnsi="Source Sans Pro"/>
                <w:sz w:val="20"/>
                <w:szCs w:val="20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20"/>
                <w:szCs w:val="20"/>
                <w:rtl w:val="0"/>
              </w:rPr>
              <w:t xml:space="preserve">GRANT SELECT ON person_attribute TO 'hl7App'@'%';</w:t>
            </w:r>
          </w:p>
          <w:sdt>
            <w:sdtPr>
              <w:tag w:val="goog_rdk_19"/>
            </w:sdtPr>
            <w:sdtContent>
              <w:p w:rsidR="00000000" w:rsidDel="00000000" w:rsidP="00000000" w:rsidRDefault="00000000" w:rsidRPr="00000000" w14:paraId="000000FE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ins w:author="Yassin Nurmahomed" w:id="4" w:date="2024-06-06T14:30:30Z"/>
                    <w:rFonts w:ascii="Source Sans Pro" w:cs="Source Sans Pro" w:eastAsia="Source Sans Pro" w:hAnsi="Source Sans Pr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Source Sans Pro" w:cs="Source Sans Pro" w:eastAsia="Source Sans Pro" w:hAnsi="Source Sans Pro"/>
                    <w:sz w:val="20"/>
                    <w:szCs w:val="20"/>
                    <w:rtl w:val="0"/>
                  </w:rPr>
                  <w:t xml:space="preserve">GRANT SELECT ON location TO 'hl7App'@'%';</w:t>
                </w:r>
                <w:sdt>
                  <w:sdtPr>
                    <w:tag w:val="goog_rdk_18"/>
                  </w:sdtPr>
                  <w:sdtContent>
                    <w:ins w:author="Yassin Nurmahomed" w:id="4" w:date="2024-06-06T14:30:30Z">
                      <w:r w:rsidDel="00000000" w:rsidR="00000000" w:rsidRPr="00000000">
                        <w:rPr>
                          <w:rtl w:val="0"/>
                        </w:rPr>
                      </w:r>
                    </w:ins>
                  </w:sdtContent>
                </w:sdt>
              </w:p>
            </w:sdtContent>
          </w:sdt>
          <w:sdt>
            <w:sdtPr>
              <w:tag w:val="goog_rdk_21"/>
            </w:sdtPr>
            <w:sdtContent>
              <w:p w:rsidR="00000000" w:rsidDel="00000000" w:rsidP="00000000" w:rsidRDefault="00000000" w:rsidRPr="00000000" w14:paraId="000000FF">
                <w:pPr>
                  <w:widowControl w:val="0"/>
                  <w:spacing w:after="0" w:line="240" w:lineRule="auto"/>
                  <w:rPr>
                    <w:rFonts w:ascii="Source Sans Pro" w:cs="Source Sans Pro" w:eastAsia="Source Sans Pro" w:hAnsi="Source Sans Pro"/>
                    <w:sz w:val="20"/>
                    <w:szCs w:val="20"/>
                  </w:rPr>
                  <w:pPrChange w:author="Yassin Nurmahomed" w:id="0" w:date="2024-06-06T14:30:30Z">
                    <w:pPr>
                      <w:keepNext w:val="0"/>
                      <w:keepLines w:val="0"/>
                      <w:widowControl w:val="0"/>
                      <w:pBdr>
                        <w:top w:space="0" w:sz="0" w:val="nil"/>
                        <w:left w:space="0" w:sz="0" w:val="nil"/>
                        <w:bottom w:space="0" w:sz="0" w:val="nil"/>
                        <w:right w:space="0" w:sz="0" w:val="nil"/>
                        <w:between w:space="0" w:sz="0" w:val="nil"/>
                      </w:pBdr>
                      <w:shd w:fill="auto" w:val="clear"/>
                      <w:spacing w:after="0" w:before="0" w:line="240" w:lineRule="auto"/>
                      <w:ind w:left="0" w:right="0" w:firstLine="0"/>
                      <w:jc w:val="left"/>
                    </w:pPr>
                  </w:pPrChange>
                </w:pPr>
                <w:sdt>
                  <w:sdtPr>
                    <w:tag w:val="goog_rdk_20"/>
                  </w:sdtPr>
                  <w:sdtContent>
                    <w:ins w:author="Yassin Nurmahomed" w:id="4" w:date="2024-06-06T14:30:30Z">
                      <w:r w:rsidDel="00000000" w:rsidR="00000000" w:rsidRPr="00000000">
                        <w:rPr>
                          <w:rFonts w:ascii="Source Sans Pro" w:cs="Source Sans Pro" w:eastAsia="Source Sans Pro" w:hAnsi="Source Sans Pro"/>
                          <w:sz w:val="20"/>
                          <w:szCs w:val="20"/>
                          <w:rtl w:val="0"/>
                        </w:rPr>
                        <w:t xml:space="preserve">GRANT SELECT ON encounter TO 'hl7App'@'%';</w:t>
                      </w:r>
                    </w:ins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Implantação do war:</w:t>
      </w:r>
    </w:p>
    <w:p w:rsidR="00000000" w:rsidDel="00000000" w:rsidP="00000000" w:rsidRDefault="00000000" w:rsidRPr="00000000" w14:paraId="00000102">
      <w:pPr>
        <w:numPr>
          <w:ilvl w:val="0"/>
          <w:numId w:val="2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Após instalar e iniciar o Java e o Tomcat, coloque o arquivo WAR do HL7, chamado hl7.war, na pasta webapps do Tomcat, localizada em ...\Tomcat 8.5\webapps.</w:t>
      </w:r>
    </w:p>
    <w:p w:rsidR="00000000" w:rsidDel="00000000" w:rsidP="00000000" w:rsidRDefault="00000000" w:rsidRPr="00000000" w14:paraId="00000103">
      <w:pPr>
        <w:numPr>
          <w:ilvl w:val="0"/>
          <w:numId w:val="2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Certifique-se de que o Tomcat tenha descompactado automaticamente o arquivo hl7.war e criado uma pasta chamada hl7 dentro da pasta webapps.</w:t>
      </w:r>
    </w:p>
    <w:p w:rsidR="00000000" w:rsidDel="00000000" w:rsidP="00000000" w:rsidRDefault="00000000" w:rsidRPr="00000000" w14:paraId="00000104">
      <w:pPr>
        <w:numPr>
          <w:ilvl w:val="0"/>
          <w:numId w:val="2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Abra um navegador da web e acesse http://localhost:8080/hl7. A aplicação HL7 deve estar disponível e pronta para uso.</w:t>
      </w:r>
    </w:p>
    <w:p w:rsidR="00000000" w:rsidDel="00000000" w:rsidP="00000000" w:rsidRDefault="00000000" w:rsidRPr="00000000" w14:paraId="00000105">
      <w:pPr>
        <w:numPr>
          <w:ilvl w:val="0"/>
          <w:numId w:val="2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Faça o bookmark do endereço http://localhost:8080/hl7 no navegador para que o digitador acesse facilmente a aplicação.</w:t>
      </w:r>
    </w:p>
    <w:p w:rsidR="00000000" w:rsidDel="00000000" w:rsidP="00000000" w:rsidRDefault="00000000" w:rsidRPr="00000000" w14:paraId="0000010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As credenciais para login devem ser configuradas como descrito na secção Configuração da aplicação.</w:t>
      </w:r>
    </w:p>
    <w:p w:rsidR="00000000" w:rsidDel="00000000" w:rsidP="00000000" w:rsidRDefault="00000000" w:rsidRPr="00000000" w14:paraId="000001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Configuração da aplicação:</w:t>
      </w:r>
    </w:p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rtl w:val="0"/>
        </w:rPr>
        <w:t xml:space="preserve">Primeiro deve gravar nas variáves de ambiente as entradas APP_KEYSTORE e APP_KEYSTORE_PASSWORD com o caminho para a keyStore e a senha para esta respetivamente.</w:t>
      </w:r>
    </w:p>
    <w:p w:rsidR="00000000" w:rsidDel="00000000" w:rsidP="00000000" w:rsidRDefault="00000000" w:rsidRPr="00000000" w14:paraId="000001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1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>
          <w:rtl w:val="0"/>
        </w:rPr>
        <w:t xml:space="preserve">Para configurar a aplicação deve executar a aplicação configurer.jar na linha de comando:</w:t>
      </w:r>
    </w:p>
    <w:p w:rsidR="00000000" w:rsidDel="00000000" w:rsidP="00000000" w:rsidRDefault="00000000" w:rsidRPr="00000000" w14:paraId="0000010C">
      <w:pPr>
        <w:ind w:left="0" w:firstLine="0"/>
        <w:rPr/>
      </w:pPr>
      <w:r w:rsidDel="00000000" w:rsidR="00000000" w:rsidRPr="00000000">
        <w:rPr>
          <w:rtl w:val="0"/>
        </w:rPr>
        <w:t xml:space="preserve">java -jar configurer.jar</w:t>
      </w:r>
    </w:p>
    <w:p w:rsidR="00000000" w:rsidDel="00000000" w:rsidP="00000000" w:rsidRDefault="00000000" w:rsidRPr="00000000" w14:paraId="0000010D">
      <w:pPr>
        <w:ind w:left="0" w:firstLine="0"/>
        <w:rPr/>
      </w:pPr>
      <w:r w:rsidDel="00000000" w:rsidR="00000000" w:rsidRPr="00000000">
        <w:rPr>
          <w:rtl w:val="0"/>
        </w:rPr>
        <w:t xml:space="preserve">Em seguida deve abrir no navegador a url </w:t>
      </w:r>
      <w:hyperlink r:id="rId57">
        <w:r w:rsidDel="00000000" w:rsidR="00000000" w:rsidRPr="00000000">
          <w:rPr>
            <w:color w:val="1155cc"/>
            <w:u w:val="single"/>
            <w:rtl w:val="0"/>
          </w:rPr>
          <w:t xml:space="preserve">http://localhost:8080/</w:t>
        </w:r>
      </w:hyperlink>
      <w:r w:rsidDel="00000000" w:rsidR="00000000" w:rsidRPr="00000000">
        <w:rPr>
          <w:rtl w:val="0"/>
        </w:rPr>
        <w:t xml:space="preserve">. Se a porta 8080 já estiver ocupada, pode como alternativa indicar –server.port=8081 na linha de comando.</w:t>
      </w:r>
      <w:r w:rsidDel="00000000" w:rsidR="00000000" w:rsidRPr="00000000">
        <w:rPr/>
        <w:drawing>
          <wp:inline distB="114300" distT="114300" distL="114300" distR="114300">
            <wp:extent cx="3222236" cy="2124075"/>
            <wp:effectExtent b="0" l="0" r="0" t="0"/>
            <wp:docPr id="1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2236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A ferramenta irá carregar as configurações já existentes, deve seguir os passos até finalizar, caso contrário a aplicação HL7 não irá arrancar.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  <w:t xml:space="preserve">Após configuração das propriedades no ficheiro, se a aplicação já estiver a correr deve fazer o restart do Tomcat para poder aplicar a alteração. Note que o parâmetro "useSSL=true" na configuração URL da Base de dados OpenMRS é essencial para que a comunicação com a base de dados seja segura.</w:t>
      </w:r>
    </w:p>
    <w:p w:rsidR="00000000" w:rsidDel="00000000" w:rsidP="00000000" w:rsidRDefault="00000000" w:rsidRPr="00000000" w14:paraId="000001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1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1"/>
        <w:numPr>
          <w:ilvl w:val="0"/>
          <w:numId w:val="8"/>
        </w:numPr>
        <w:spacing w:after="120" w:before="400" w:line="276" w:lineRule="auto"/>
        <w:ind w:left="425.19685039370086" w:hanging="425.19685039370086"/>
        <w:rPr/>
      </w:pPr>
      <w:bookmarkStart w:colFirst="0" w:colLast="0" w:name="_heading=h.1ksv4uv" w:id="9"/>
      <w:bookmarkEnd w:id="9"/>
      <w:r w:rsidDel="00000000" w:rsidR="00000000" w:rsidRPr="00000000">
        <w:rPr>
          <w:rFonts w:ascii="Calibri" w:cs="Calibri" w:eastAsia="Calibri" w:hAnsi="Calibri"/>
          <w:b w:val="1"/>
          <w:color w:val="4f81bd"/>
          <w:rtl w:val="0"/>
        </w:rPr>
        <w:t xml:space="preserve">Carregamento do ficheiro HL7 no DisaLink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before="240" w:line="261" w:lineRule="auto"/>
        <w:ind w:left="-2" w:firstLine="0"/>
        <w:jc w:val="both"/>
        <w:rPr/>
      </w:pPr>
      <w:r w:rsidDel="00000000" w:rsidR="00000000" w:rsidRPr="00000000">
        <w:rPr>
          <w:rtl w:val="0"/>
        </w:rPr>
        <w:t xml:space="preserve">O carregamento do ficheiro </w:t>
      </w:r>
      <w:r w:rsidDel="00000000" w:rsidR="00000000" w:rsidRPr="00000000">
        <w:rPr>
          <w:b w:val="1"/>
          <w:i w:val="1"/>
          <w:rtl w:val="0"/>
        </w:rPr>
        <w:t xml:space="preserve">HL7</w:t>
      </w:r>
      <w:r w:rsidDel="00000000" w:rsidR="00000000" w:rsidRPr="00000000">
        <w:rPr>
          <w:rtl w:val="0"/>
        </w:rPr>
        <w:t xml:space="preserve"> é realizado através do aplicativo denominado </w:t>
      </w:r>
      <w:r w:rsidDel="00000000" w:rsidR="00000000" w:rsidRPr="00000000">
        <w:rPr>
          <w:b w:val="1"/>
          <w:i w:val="1"/>
          <w:rtl w:val="0"/>
        </w:rPr>
        <w:t xml:space="preserve">wDimpHL7B.exe, </w:t>
      </w:r>
      <w:r w:rsidDel="00000000" w:rsidR="00000000" w:rsidRPr="00000000">
        <w:rPr>
          <w:rtl w:val="0"/>
        </w:rPr>
        <w:t xml:space="preserve">o qual encontra-se nos arquivos de instalação da instância Disa, no directório </w:t>
      </w:r>
      <w:r w:rsidDel="00000000" w:rsidR="00000000" w:rsidRPr="00000000">
        <w:rPr>
          <w:b w:val="1"/>
          <w:i w:val="1"/>
          <w:rtl w:val="0"/>
        </w:rPr>
        <w:t xml:space="preserve">disalab.</w:t>
      </w:r>
      <w:r w:rsidDel="00000000" w:rsidR="00000000" w:rsidRPr="00000000">
        <w:rPr>
          <w:rtl w:val="0"/>
        </w:rPr>
        <w:t xml:space="preserve"> Normalmente é criado um atalho do aplicativo no ambiente de trabalho conforme ilustra a imagem.</w:t>
      </w:r>
    </w:p>
    <w:p w:rsidR="00000000" w:rsidDel="00000000" w:rsidP="00000000" w:rsidRDefault="00000000" w:rsidRPr="00000000" w14:paraId="00000114">
      <w:pPr>
        <w:ind w:hanging="2"/>
        <w:jc w:val="center"/>
        <w:rPr/>
      </w:pPr>
      <w:r w:rsidDel="00000000" w:rsidR="00000000" w:rsidRPr="00000000">
        <w:rPr/>
        <w:drawing>
          <wp:inline distB="0" distT="0" distL="0" distR="0">
            <wp:extent cx="3498850" cy="2076450"/>
            <wp:effectExtent b="0" l="0" r="0" t="0"/>
            <wp:docPr id="1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0"/>
                    <a:srcRect b="27576" l="0" r="234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hanging="2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hanging="2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O aplicativo é iniciado através de um duplo clique no </w:t>
      </w:r>
      <w:r w:rsidDel="00000000" w:rsidR="00000000" w:rsidRPr="00000000">
        <w:rPr>
          <w:b w:val="1"/>
          <w:i w:val="1"/>
          <w:color w:val="000000"/>
          <w:rtl w:val="0"/>
        </w:rPr>
        <w:t xml:space="preserve">icon </w:t>
      </w:r>
      <w:r w:rsidDel="00000000" w:rsidR="00000000" w:rsidRPr="00000000">
        <w:rPr>
          <w:color w:val="000000"/>
          <w:rtl w:val="0"/>
        </w:rPr>
        <w:t xml:space="preserve">e de seguida a indicação do directório onde está localizado o ficheiro com a extensão HL7 que se pretende carregar. Após a selecção do ficheiro deve-se </w:t>
      </w:r>
      <w:r w:rsidDel="00000000" w:rsidR="00000000" w:rsidRPr="00000000">
        <w:rPr>
          <w:rtl w:val="0"/>
        </w:rPr>
        <w:t xml:space="preserve">efetuar</w:t>
      </w:r>
      <w:r w:rsidDel="00000000" w:rsidR="00000000" w:rsidRPr="00000000">
        <w:rPr>
          <w:color w:val="000000"/>
          <w:rtl w:val="0"/>
        </w:rPr>
        <w:t xml:space="preserve"> um clique no botão </w:t>
      </w:r>
      <w:r w:rsidDel="00000000" w:rsidR="00000000" w:rsidRPr="00000000">
        <w:rPr>
          <w:b w:val="1"/>
          <w:i w:val="1"/>
          <w:color w:val="000000"/>
          <w:rtl w:val="0"/>
        </w:rPr>
        <w:t xml:space="preserve">start</w:t>
      </w:r>
      <w:r w:rsidDel="00000000" w:rsidR="00000000" w:rsidRPr="00000000">
        <w:rPr>
          <w:color w:val="000000"/>
          <w:rtl w:val="0"/>
        </w:rPr>
        <w:t xml:space="preserve"> de modo a iniciar o processo de carregamento dos dados.</w:t>
      </w:r>
    </w:p>
    <w:p w:rsidR="00000000" w:rsidDel="00000000" w:rsidP="00000000" w:rsidRDefault="00000000" w:rsidRPr="00000000" w14:paraId="00000117">
      <w:pPr>
        <w:ind w:hanging="2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6210300" cy="1041400"/>
            <wp:effectExtent b="0" l="0" r="0" t="0"/>
            <wp:docPr id="10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1"/>
                    <a:srcRect b="66937" l="-2" r="-97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4597400</wp:posOffset>
                </wp:positionH>
                <wp:positionV relativeFrom="paragraph">
                  <wp:posOffset>228600</wp:posOffset>
                </wp:positionV>
                <wp:extent cx="831850" cy="387350"/>
                <wp:effectExtent b="0" l="0" r="0" t="0"/>
                <wp:wrapNone/>
                <wp:docPr id="10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4987225" y="3643475"/>
                          <a:ext cx="717550" cy="273050"/>
                        </a:xfrm>
                        <a:prstGeom prst="rect">
                          <a:avLst/>
                        </a:prstGeom>
                        <a:solidFill>
                          <a:srgbClr val="FFCCCC">
                            <a:alpha val="36862"/>
                          </a:srgbClr>
                        </a:solidFill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4597400</wp:posOffset>
                </wp:positionH>
                <wp:positionV relativeFrom="paragraph">
                  <wp:posOffset>228600</wp:posOffset>
                </wp:positionV>
                <wp:extent cx="831850" cy="387350"/>
                <wp:effectExtent b="0" l="0" r="0" t="0"/>
                <wp:wrapNone/>
                <wp:docPr id="101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1850" cy="3873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8">
      <w:pPr>
        <w:ind w:hanging="2"/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hanging="2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Depois de terminado o processo de carregamento dos dados demográficos os mesmos ficam disponíveis para pesquisa e selecção no DisaLink/DisaPOC pelos utilizadores.</w:t>
      </w:r>
    </w:p>
    <w:p w:rsidR="00000000" w:rsidDel="00000000" w:rsidP="00000000" w:rsidRDefault="00000000" w:rsidRPr="00000000" w14:paraId="0000011A">
      <w:pPr>
        <w:ind w:hanging="2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hanging="2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048250" cy="4286250"/>
            <wp:effectExtent b="0" l="0" r="0" t="0"/>
            <wp:docPr id="10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3"/>
                    <a:srcRect b="0" l="0" r="1195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hanging="2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hanging="2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Vidhi Lalitchandre" w:id="0" w:date="2024-06-06T09:14:03Z"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@helio.machabane@csaude.org.mz  go ahead with the update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124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Source Sans Pr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line="240" w:lineRule="auto"/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504"/>
      </w:pPr>
      <w:rPr>
        <w:rFonts w:ascii="Calibri" w:cs="Calibri" w:eastAsia="Calibri" w:hAnsi="Calibri"/>
        <w:b w:val="0"/>
        <w:i w:val="0"/>
        <w:strike w:val="0"/>
        <w:color w:val="4f81bd"/>
        <w:sz w:val="36"/>
        <w:szCs w:val="36"/>
        <w:u w:val="none"/>
      </w:rPr>
    </w:lvl>
    <w:lvl w:ilvl="1">
      <w:start w:val="1"/>
      <w:numFmt w:val="decimal"/>
      <w:lvlText w:val="%1.%2."/>
      <w:lvlJc w:val="right"/>
      <w:pPr>
        <w:ind w:left="1440" w:hanging="447"/>
      </w:pPr>
      <w:rPr>
        <w:strike w:val="0"/>
        <w:color w:val="4f81bd"/>
        <w:sz w:val="32"/>
        <w:szCs w:val="32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strike w:val="0"/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trike w:val="0"/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strike w:val="0"/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strike w:val="0"/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strike w:val="0"/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082" w:hanging="360"/>
      </w:pPr>
      <w:rPr>
        <w:rFonts w:ascii="Calibri" w:cs="Calibri" w:eastAsia="Calibri" w:hAnsi="Calibri"/>
        <w:b w:val="0"/>
      </w:rPr>
    </w:lvl>
    <w:lvl w:ilvl="1">
      <w:start w:val="1"/>
      <w:numFmt w:val="lowerLetter"/>
      <w:lvlText w:val="%2."/>
      <w:lvlJc w:val="left"/>
      <w:pPr>
        <w:ind w:left="1802" w:hanging="360"/>
      </w:pPr>
      <w:rPr/>
    </w:lvl>
    <w:lvl w:ilvl="2">
      <w:start w:val="1"/>
      <w:numFmt w:val="lowerRoman"/>
      <w:lvlText w:val="%3."/>
      <w:lvlJc w:val="right"/>
      <w:pPr>
        <w:ind w:left="2522" w:hanging="180"/>
      </w:pPr>
      <w:rPr/>
    </w:lvl>
    <w:lvl w:ilvl="3">
      <w:start w:val="1"/>
      <w:numFmt w:val="decimal"/>
      <w:lvlText w:val="%4."/>
      <w:lvlJc w:val="left"/>
      <w:pPr>
        <w:ind w:left="3242" w:hanging="360"/>
      </w:pPr>
      <w:rPr/>
    </w:lvl>
    <w:lvl w:ilvl="4">
      <w:start w:val="1"/>
      <w:numFmt w:val="lowerLetter"/>
      <w:lvlText w:val="%5."/>
      <w:lvlJc w:val="left"/>
      <w:pPr>
        <w:ind w:left="3962" w:hanging="360"/>
      </w:pPr>
      <w:rPr/>
    </w:lvl>
    <w:lvl w:ilvl="5">
      <w:start w:val="1"/>
      <w:numFmt w:val="lowerRoman"/>
      <w:lvlText w:val="%6."/>
      <w:lvlJc w:val="right"/>
      <w:pPr>
        <w:ind w:left="4682" w:hanging="180"/>
      </w:pPr>
      <w:rPr/>
    </w:lvl>
    <w:lvl w:ilvl="6">
      <w:start w:val="1"/>
      <w:numFmt w:val="decimal"/>
      <w:lvlText w:val="%7."/>
      <w:lvlJc w:val="left"/>
      <w:pPr>
        <w:ind w:left="5402" w:hanging="360"/>
      </w:pPr>
      <w:rPr/>
    </w:lvl>
    <w:lvl w:ilvl="7">
      <w:start w:val="1"/>
      <w:numFmt w:val="lowerLetter"/>
      <w:lvlText w:val="%8."/>
      <w:lvlJc w:val="left"/>
      <w:pPr>
        <w:ind w:left="6122" w:hanging="360"/>
      </w:pPr>
      <w:rPr/>
    </w:lvl>
    <w:lvl w:ilvl="8">
      <w:start w:val="1"/>
      <w:numFmt w:val="lowerRoman"/>
      <w:lvlText w:val="%9."/>
      <w:lvlJc w:val="right"/>
      <w:pPr>
        <w:ind w:left="6842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08.6614173228347" w:hanging="708.6614173228347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4"/>
      <w:numFmt w:val="decimal"/>
      <w:lvlText w:val="%1."/>
      <w:lvlJc w:val="left"/>
      <w:pPr>
        <w:ind w:left="708.6614173228347" w:hanging="708.6614173228347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9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PT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240" w:before="240" w:line="276" w:lineRule="auto"/>
      <w:jc w:val="both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240" w:before="240" w:line="276" w:lineRule="auto"/>
      <w:jc w:val="both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240" w:before="240" w:line="276" w:lineRule="auto"/>
      <w:jc w:val="both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rPr>
      <w:rFonts w:ascii="Arial" w:cs="Arial" w:eastAsia="Arial" w:hAnsi="Arial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png"/><Relationship Id="rId42" Type="http://schemas.openxmlformats.org/officeDocument/2006/relationships/image" Target="media/image33.png"/><Relationship Id="rId41" Type="http://schemas.openxmlformats.org/officeDocument/2006/relationships/image" Target="media/image46.png"/><Relationship Id="rId44" Type="http://schemas.openxmlformats.org/officeDocument/2006/relationships/image" Target="media/image40.png"/><Relationship Id="rId43" Type="http://schemas.openxmlformats.org/officeDocument/2006/relationships/image" Target="media/image29.png"/><Relationship Id="rId46" Type="http://schemas.openxmlformats.org/officeDocument/2006/relationships/image" Target="media/image42.png"/><Relationship Id="rId45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2.png"/><Relationship Id="rId48" Type="http://schemas.openxmlformats.org/officeDocument/2006/relationships/image" Target="media/image2.png"/><Relationship Id="rId47" Type="http://schemas.openxmlformats.org/officeDocument/2006/relationships/image" Target="media/image3.png"/><Relationship Id="rId49" Type="http://schemas.openxmlformats.org/officeDocument/2006/relationships/image" Target="media/image5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1" Type="http://schemas.openxmlformats.org/officeDocument/2006/relationships/image" Target="media/image35.png"/><Relationship Id="rId30" Type="http://schemas.openxmlformats.org/officeDocument/2006/relationships/image" Target="media/image22.png"/><Relationship Id="rId33" Type="http://schemas.openxmlformats.org/officeDocument/2006/relationships/image" Target="media/image38.png"/><Relationship Id="rId32" Type="http://schemas.openxmlformats.org/officeDocument/2006/relationships/image" Target="media/image25.png"/><Relationship Id="rId35" Type="http://schemas.openxmlformats.org/officeDocument/2006/relationships/image" Target="media/image37.png"/><Relationship Id="rId34" Type="http://schemas.openxmlformats.org/officeDocument/2006/relationships/image" Target="media/image27.png"/><Relationship Id="rId37" Type="http://schemas.openxmlformats.org/officeDocument/2006/relationships/image" Target="media/image34.png"/><Relationship Id="rId36" Type="http://schemas.openxmlformats.org/officeDocument/2006/relationships/image" Target="media/image26.png"/><Relationship Id="rId39" Type="http://schemas.openxmlformats.org/officeDocument/2006/relationships/image" Target="media/image28.png"/><Relationship Id="rId38" Type="http://schemas.openxmlformats.org/officeDocument/2006/relationships/image" Target="media/image32.png"/><Relationship Id="rId62" Type="http://schemas.openxmlformats.org/officeDocument/2006/relationships/image" Target="media/image43.png"/><Relationship Id="rId61" Type="http://schemas.openxmlformats.org/officeDocument/2006/relationships/image" Target="media/image1.png"/><Relationship Id="rId20" Type="http://schemas.openxmlformats.org/officeDocument/2006/relationships/image" Target="media/image21.png"/><Relationship Id="rId63" Type="http://schemas.openxmlformats.org/officeDocument/2006/relationships/image" Target="media/image4.png"/><Relationship Id="rId22" Type="http://schemas.openxmlformats.org/officeDocument/2006/relationships/image" Target="media/image39.png"/><Relationship Id="rId21" Type="http://schemas.openxmlformats.org/officeDocument/2006/relationships/image" Target="media/image19.png"/><Relationship Id="rId24" Type="http://schemas.openxmlformats.org/officeDocument/2006/relationships/image" Target="media/image16.png"/><Relationship Id="rId23" Type="http://schemas.openxmlformats.org/officeDocument/2006/relationships/image" Target="media/image20.png"/><Relationship Id="rId60" Type="http://schemas.openxmlformats.org/officeDocument/2006/relationships/image" Target="media/image14.png"/><Relationship Id="rId26" Type="http://schemas.openxmlformats.org/officeDocument/2006/relationships/image" Target="media/image24.png"/><Relationship Id="rId25" Type="http://schemas.openxmlformats.org/officeDocument/2006/relationships/image" Target="media/image45.png"/><Relationship Id="rId28" Type="http://schemas.openxmlformats.org/officeDocument/2006/relationships/image" Target="media/image23.png"/><Relationship Id="rId27" Type="http://schemas.openxmlformats.org/officeDocument/2006/relationships/image" Target="media/image44.png"/><Relationship Id="rId29" Type="http://schemas.openxmlformats.org/officeDocument/2006/relationships/image" Target="media/image36.png"/><Relationship Id="rId51" Type="http://schemas.openxmlformats.org/officeDocument/2006/relationships/hyperlink" Target="https://dlcdn.apache.org/tomcat/tomcat-8/v8.5.89/bin/apache-tomcat-8.5.89.exe" TargetMode="External"/><Relationship Id="rId50" Type="http://schemas.openxmlformats.org/officeDocument/2006/relationships/hyperlink" Target="https://www.oracle.com/java/technologies/javase/javase8-archive-downloads.html#license-lightbox" TargetMode="External"/><Relationship Id="rId53" Type="http://schemas.openxmlformats.org/officeDocument/2006/relationships/image" Target="media/image11.png"/><Relationship Id="rId52" Type="http://schemas.openxmlformats.org/officeDocument/2006/relationships/hyperlink" Target="https://winget.run/pkg/ShiningLight/OpenSSL" TargetMode="External"/><Relationship Id="rId11" Type="http://schemas.openxmlformats.org/officeDocument/2006/relationships/footer" Target="footer1.xml"/><Relationship Id="rId55" Type="http://schemas.openxmlformats.org/officeDocument/2006/relationships/image" Target="media/image9.png"/><Relationship Id="rId10" Type="http://schemas.openxmlformats.org/officeDocument/2006/relationships/image" Target="media/image15.png"/><Relationship Id="rId54" Type="http://schemas.openxmlformats.org/officeDocument/2006/relationships/image" Target="media/image6.png"/><Relationship Id="rId13" Type="http://schemas.openxmlformats.org/officeDocument/2006/relationships/hyperlink" Target="https://helpdeskmoz.sis.org.mz/portal/pt/signin" TargetMode="External"/><Relationship Id="rId57" Type="http://schemas.openxmlformats.org/officeDocument/2006/relationships/hyperlink" Target="http://localhost:8080/" TargetMode="External"/><Relationship Id="rId12" Type="http://schemas.openxmlformats.org/officeDocument/2006/relationships/image" Target="media/image17.jpg"/><Relationship Id="rId56" Type="http://schemas.openxmlformats.org/officeDocument/2006/relationships/image" Target="media/image8.png"/><Relationship Id="rId15" Type="http://schemas.openxmlformats.org/officeDocument/2006/relationships/hyperlink" Target="http://e-saude.net/" TargetMode="External"/><Relationship Id="rId59" Type="http://schemas.openxmlformats.org/officeDocument/2006/relationships/image" Target="media/image10.png"/><Relationship Id="rId14" Type="http://schemas.openxmlformats.org/officeDocument/2006/relationships/hyperlink" Target="https://helpdeskmoz.sis.org.mz/portal/pt/signin" TargetMode="External"/><Relationship Id="rId58" Type="http://schemas.openxmlformats.org/officeDocument/2006/relationships/image" Target="media/image7.png"/><Relationship Id="rId17" Type="http://schemas.openxmlformats.org/officeDocument/2006/relationships/image" Target="media/image13.png"/><Relationship Id="rId16" Type="http://schemas.openxmlformats.org/officeDocument/2006/relationships/hyperlink" Target="http://e-saude.net/" TargetMode="External"/><Relationship Id="rId19" Type="http://schemas.openxmlformats.org/officeDocument/2006/relationships/image" Target="media/image41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YZO70dCpuadUvzVJjvnhrIrTWg==">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